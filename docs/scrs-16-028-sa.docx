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2FF" w:rsidRDefault="005E42FF">
      <w:pPr>
        <w:pStyle w:val="PreformattedText"/>
        <w:pageBreakBefore/>
        <w:jc w:val="center"/>
        <w:rPr>
          <w:rFonts w:ascii="Times New Roman" w:hAnsi="Times New Roman"/>
          <w:b/>
          <w:sz w:val="24"/>
          <w:szCs w:val="24"/>
        </w:rPr>
      </w:pPr>
    </w:p>
    <w:p w:rsidR="005E42FF" w:rsidRDefault="00520988">
      <w:pPr>
        <w:pStyle w:val="PreformattedText"/>
        <w:jc w:val="center"/>
        <w:rPr>
          <w:rFonts w:ascii="Times New Roman" w:hAnsi="Times New Roman"/>
          <w:b/>
          <w:sz w:val="24"/>
          <w:szCs w:val="24"/>
        </w:rPr>
      </w:pPr>
      <w:r>
        <w:rPr>
          <w:rFonts w:ascii="Times New Roman" w:hAnsi="Times New Roman"/>
          <w:b/>
          <w:sz w:val="24"/>
          <w:szCs w:val="24"/>
        </w:rPr>
        <w:t>A FIVE STEP PROCEDURE FOR CONDUCTING A STOCK ASSESSMENT; AN EXAMPLE BASED ON NORTH ATLANTIC ALBACORE USING A BIOMASS DYNAMIC MODEL</w:t>
      </w:r>
    </w:p>
    <w:p w:rsidR="005E42FF" w:rsidRDefault="005E42FF">
      <w:pPr>
        <w:jc w:val="center"/>
        <w:rPr>
          <w:b/>
          <w:sz w:val="22"/>
          <w:szCs w:val="22"/>
        </w:rPr>
      </w:pPr>
    </w:p>
    <w:p w:rsidR="005E42FF" w:rsidRDefault="005E42FF">
      <w:pPr>
        <w:tabs>
          <w:tab w:val="left" w:pos="9356"/>
        </w:tabs>
        <w:ind w:right="-36"/>
        <w:jc w:val="center"/>
        <w:rPr>
          <w:spacing w:val="-2"/>
          <w:sz w:val="22"/>
          <w:szCs w:val="22"/>
        </w:rPr>
      </w:pPr>
    </w:p>
    <w:p w:rsidR="005E42FF" w:rsidRDefault="00520988">
      <w:pPr>
        <w:tabs>
          <w:tab w:val="left" w:pos="9356"/>
        </w:tabs>
        <w:ind w:right="-36"/>
        <w:jc w:val="center"/>
        <w:rPr>
          <w:spacing w:val="-2"/>
          <w:sz w:val="22"/>
          <w:szCs w:val="22"/>
        </w:rPr>
      </w:pPr>
      <w:r>
        <w:rPr>
          <w:spacing w:val="-2"/>
          <w:sz w:val="22"/>
          <w:szCs w:val="22"/>
        </w:rPr>
        <w:t>Laurence Kell</w:t>
      </w:r>
      <w:r>
        <w:rPr>
          <w:rStyle w:val="FootnoteAnchor"/>
          <w:spacing w:val="-2"/>
          <w:sz w:val="22"/>
          <w:szCs w:val="22"/>
        </w:rPr>
        <w:footnoteReference w:id="1"/>
      </w:r>
      <w:r>
        <w:rPr>
          <w:rStyle w:val="FootnoteCharacters"/>
          <w:spacing w:val="-2"/>
          <w:sz w:val="22"/>
          <w:szCs w:val="22"/>
        </w:rPr>
        <w:t>,</w:t>
      </w:r>
      <w:r>
        <w:rPr>
          <w:spacing w:val="-2"/>
          <w:sz w:val="22"/>
          <w:szCs w:val="22"/>
        </w:rPr>
        <w:t xml:space="preserve"> and </w:t>
      </w:r>
    </w:p>
    <w:p w:rsidR="005E42FF" w:rsidRDefault="005E42FF">
      <w:pPr>
        <w:spacing w:before="11" w:line="220" w:lineRule="exact"/>
      </w:pPr>
    </w:p>
    <w:p w:rsidR="005E42FF" w:rsidRDefault="005E42FF">
      <w:pPr>
        <w:spacing w:before="11" w:line="220" w:lineRule="exact"/>
      </w:pPr>
    </w:p>
    <w:p w:rsidR="005E42FF" w:rsidRDefault="00520988">
      <w:pPr>
        <w:spacing w:line="200" w:lineRule="exact"/>
        <w:ind w:left="680" w:right="680"/>
        <w:jc w:val="center"/>
        <w:rPr>
          <w:i/>
          <w:sz w:val="20"/>
          <w:szCs w:val="20"/>
        </w:rPr>
      </w:pPr>
      <w:r>
        <w:rPr>
          <w:i/>
          <w:sz w:val="20"/>
          <w:szCs w:val="20"/>
        </w:rPr>
        <w:t>SUMMARY</w:t>
      </w:r>
    </w:p>
    <w:p w:rsidR="005E42FF" w:rsidRDefault="005E42FF">
      <w:pPr>
        <w:ind w:left="680" w:right="680"/>
        <w:jc w:val="both"/>
        <w:rPr>
          <w:rFonts w:ascii="Times New Roman" w:hAnsi="Times New Roman"/>
          <w:i/>
          <w:sz w:val="22"/>
          <w:szCs w:val="22"/>
        </w:rPr>
      </w:pPr>
    </w:p>
    <w:p w:rsidR="005E42FF" w:rsidRDefault="00520988">
      <w:pPr>
        <w:ind w:left="680" w:right="680"/>
        <w:jc w:val="both"/>
        <w:rPr>
          <w:rFonts w:ascii="Times New Roman" w:hAnsi="Times New Roman"/>
          <w:i/>
          <w:sz w:val="22"/>
          <w:szCs w:val="22"/>
        </w:rPr>
      </w:pPr>
      <w:r>
        <w:rPr>
          <w:rFonts w:ascii="Times New Roman" w:hAnsi="Times New Roman"/>
          <w:i/>
          <w:sz w:val="22"/>
          <w:szCs w:val="22"/>
        </w:rPr>
        <w:t>Diagnostics are important for evaluating the robustness of models used to estimate stock status and for understanding how uncertainties propagate through into advice.  Diagnostics also make the stock assessment process more transparent and help to identify</w:t>
      </w:r>
      <w:r>
        <w:rPr>
          <w:rFonts w:ascii="Times New Roman" w:hAnsi="Times New Roman"/>
          <w:i/>
          <w:sz w:val="22"/>
          <w:szCs w:val="22"/>
        </w:rPr>
        <w:t xml:space="preserve"> where more knowledge and better data are required. Here we </w:t>
      </w:r>
      <w:del w:id="0" w:author="Paul de Bruyn" w:date="2016-04-21T15:51:00Z">
        <w:r w:rsidDel="003F0B7C">
          <w:rPr>
            <w:rFonts w:ascii="Times New Roman" w:hAnsi="Times New Roman"/>
            <w:i/>
            <w:sz w:val="22"/>
            <w:szCs w:val="22"/>
          </w:rPr>
          <w:delText xml:space="preserve"> </w:delText>
        </w:r>
      </w:del>
      <w:r>
        <w:rPr>
          <w:rFonts w:ascii="Times New Roman" w:hAnsi="Times New Roman"/>
          <w:i/>
          <w:sz w:val="22"/>
          <w:szCs w:val="22"/>
        </w:rPr>
        <w:t xml:space="preserve">adopt a generic strategy to conduct a preliminary stock assessment for North Atlantic albacore, based on five steps. The steps are to </w:t>
      </w:r>
      <w:proofErr w:type="spellStart"/>
      <w:r>
        <w:rPr>
          <w:rFonts w:ascii="Times New Roman" w:hAnsi="Times New Roman"/>
          <w:i/>
          <w:sz w:val="22"/>
          <w:szCs w:val="22"/>
        </w:rPr>
        <w:t>i</w:t>
      </w:r>
      <w:proofErr w:type="spellEnd"/>
      <w:r>
        <w:rPr>
          <w:rFonts w:ascii="Times New Roman" w:hAnsi="Times New Roman"/>
          <w:i/>
          <w:sz w:val="22"/>
          <w:szCs w:val="22"/>
        </w:rPr>
        <w:t>) agree in advance hypotheses to test; ii) check for converg</w:t>
      </w:r>
      <w:r>
        <w:rPr>
          <w:rFonts w:ascii="Times New Roman" w:hAnsi="Times New Roman"/>
          <w:i/>
          <w:sz w:val="22"/>
          <w:szCs w:val="22"/>
        </w:rPr>
        <w:t>ence; iii) identify violation of assumptions; iv) use simulation methods such as the jack knife or bootstrap to identify problems with the data and model specifications; and v) conduct hindcas</w:t>
      </w:r>
      <w:ins w:id="1" w:author="Paul de Bruyn" w:date="2016-04-21T15:52:00Z">
        <w:r w:rsidR="003F0B7C">
          <w:rPr>
            <w:rFonts w:ascii="Times New Roman" w:hAnsi="Times New Roman"/>
            <w:i/>
            <w:sz w:val="22"/>
            <w:szCs w:val="22"/>
          </w:rPr>
          <w:t>ting</w:t>
        </w:r>
      </w:ins>
      <w:del w:id="2" w:author="Paul de Bruyn" w:date="2016-04-21T15:52:00Z">
        <w:r w:rsidDel="003F0B7C">
          <w:rPr>
            <w:rFonts w:ascii="Times New Roman" w:hAnsi="Times New Roman"/>
            <w:i/>
            <w:sz w:val="22"/>
            <w:szCs w:val="22"/>
          </w:rPr>
          <w:delText>t</w:delText>
        </w:r>
        <w:r w:rsidDel="003F0B7C">
          <w:rPr>
            <w:rFonts w:ascii="Times New Roman" w:hAnsi="Times New Roman"/>
            <w:i/>
            <w:sz w:val="22"/>
            <w:szCs w:val="22"/>
          </w:rPr>
          <w:delText>s</w:delText>
        </w:r>
      </w:del>
      <w:r>
        <w:rPr>
          <w:rFonts w:ascii="Times New Roman" w:hAnsi="Times New Roman"/>
          <w:i/>
          <w:sz w:val="22"/>
          <w:szCs w:val="22"/>
        </w:rPr>
        <w:t xml:space="preserve"> to evaluate prediction ability.  </w:t>
      </w:r>
    </w:p>
    <w:p w:rsidR="005E42FF" w:rsidRDefault="005E42FF">
      <w:pPr>
        <w:ind w:left="680" w:right="680"/>
        <w:jc w:val="both"/>
        <w:rPr>
          <w:rFonts w:ascii="Times New Roman" w:hAnsi="Times New Roman"/>
          <w:i/>
          <w:sz w:val="22"/>
          <w:szCs w:val="22"/>
        </w:rPr>
      </w:pPr>
    </w:p>
    <w:p w:rsidR="005E42FF" w:rsidRDefault="00520988">
      <w:pPr>
        <w:ind w:left="680" w:right="680"/>
        <w:jc w:val="center"/>
        <w:rPr>
          <w:i/>
          <w:sz w:val="20"/>
          <w:szCs w:val="20"/>
        </w:rPr>
      </w:pPr>
      <w:r>
        <w:rPr>
          <w:i/>
          <w:sz w:val="20"/>
          <w:szCs w:val="20"/>
        </w:rPr>
        <w:t>KEYWORDS</w:t>
      </w:r>
    </w:p>
    <w:p w:rsidR="005E42FF" w:rsidRDefault="00520988">
      <w:pPr>
        <w:ind w:left="680" w:right="680"/>
        <w:jc w:val="center"/>
        <w:rPr>
          <w:i/>
          <w:sz w:val="20"/>
          <w:szCs w:val="20"/>
        </w:rPr>
      </w:pPr>
      <w:r>
        <w:rPr>
          <w:i/>
          <w:sz w:val="20"/>
          <w:szCs w:val="20"/>
        </w:rPr>
        <w:t xml:space="preserve"> Albacore, Biomas</w:t>
      </w:r>
      <w:r>
        <w:rPr>
          <w:i/>
          <w:sz w:val="20"/>
          <w:szCs w:val="20"/>
        </w:rPr>
        <w:t>s Dynamic, Diagnostics, Stock Assessment</w:t>
      </w:r>
    </w:p>
    <w:p w:rsidR="005E42FF" w:rsidRDefault="005E42FF">
      <w:pPr>
        <w:ind w:left="680" w:right="680"/>
        <w:jc w:val="center"/>
      </w:pPr>
    </w:p>
    <w:p w:rsidR="005E42FF" w:rsidRDefault="005E42FF">
      <w:pPr>
        <w:ind w:left="680" w:right="680"/>
        <w:jc w:val="center"/>
      </w:pPr>
    </w:p>
    <w:p w:rsidR="005E42FF" w:rsidRDefault="005E42FF">
      <w:pPr>
        <w:ind w:left="680" w:right="680"/>
        <w:jc w:val="center"/>
        <w:sectPr w:rsidR="005E42FF">
          <w:headerReference w:type="default" r:id="rId8"/>
          <w:headerReference w:type="first" r:id="rId9"/>
          <w:pgSz w:w="11906" w:h="16838"/>
          <w:pgMar w:top="851" w:right="1418" w:bottom="1134" w:left="1418" w:header="0" w:footer="0" w:gutter="0"/>
          <w:cols w:space="720"/>
          <w:formProt w:val="0"/>
          <w:titlePg/>
          <w:docGrid w:linePitch="240" w:charSpace="-6145"/>
        </w:sectPr>
      </w:pPr>
    </w:p>
    <w:p w:rsidR="005E42FF" w:rsidRDefault="00520988">
      <w:pPr>
        <w:pStyle w:val="Heading1"/>
        <w:pageBreakBefore/>
        <w:numPr>
          <w:ilvl w:val="0"/>
          <w:numId w:val="1"/>
        </w:numPr>
        <w:tabs>
          <w:tab w:val="left" w:pos="0"/>
        </w:tabs>
        <w:rPr>
          <w:rFonts w:ascii="Times New Roman" w:hAnsi="Times New Roman"/>
          <w:sz w:val="20"/>
          <w:szCs w:val="20"/>
        </w:rPr>
      </w:pPr>
      <w:r>
        <w:rPr>
          <w:rFonts w:ascii="Times New Roman" w:hAnsi="Times New Roman"/>
          <w:sz w:val="20"/>
          <w:szCs w:val="20"/>
        </w:rPr>
        <w:lastRenderedPageBreak/>
        <w:t>Introduction</w:t>
      </w:r>
    </w:p>
    <w:p w:rsidR="005E42FF" w:rsidRDefault="00520988">
      <w:pPr>
        <w:jc w:val="both"/>
        <w:rPr>
          <w:rFonts w:ascii="Times New Roman" w:hAnsi="Times New Roman"/>
          <w:sz w:val="20"/>
          <w:szCs w:val="20"/>
        </w:rPr>
      </w:pPr>
      <w:commentRangeStart w:id="3"/>
      <w:r>
        <w:rPr>
          <w:rFonts w:ascii="Times New Roman" w:hAnsi="Times New Roman"/>
          <w:sz w:val="20"/>
          <w:szCs w:val="20"/>
        </w:rPr>
        <w:t>Diagnostics are important for evaluating stock assessment fits, the robustness of estimates of stock status and how uncertainties propagate through into advice. Diagnostics also make the stock assessment process more transparent and help to id</w:t>
      </w:r>
      <w:r>
        <w:rPr>
          <w:rFonts w:ascii="Times New Roman" w:hAnsi="Times New Roman"/>
          <w:sz w:val="20"/>
          <w:szCs w:val="20"/>
        </w:rPr>
        <w:t xml:space="preserve">entify where more knowledge and better data are required. Here we adopt a generic strategy to conduct a preliminary stock assessment for North Atlantic albacore, using five steps. Where the steps are to </w:t>
      </w:r>
      <w:proofErr w:type="spellStart"/>
      <w:r>
        <w:rPr>
          <w:rFonts w:ascii="Times New Roman" w:hAnsi="Times New Roman"/>
          <w:sz w:val="20"/>
          <w:szCs w:val="20"/>
        </w:rPr>
        <w:t>i</w:t>
      </w:r>
      <w:proofErr w:type="spellEnd"/>
      <w:r>
        <w:rPr>
          <w:rFonts w:ascii="Times New Roman" w:hAnsi="Times New Roman"/>
          <w:sz w:val="20"/>
          <w:szCs w:val="20"/>
        </w:rPr>
        <w:t>) agree in advance hypotheses to test; ii) check for</w:t>
      </w:r>
      <w:r>
        <w:rPr>
          <w:rFonts w:ascii="Times New Roman" w:hAnsi="Times New Roman"/>
          <w:sz w:val="20"/>
          <w:szCs w:val="20"/>
        </w:rPr>
        <w:t xml:space="preserve"> convergence; iii) identify violation of assumptions; iv) use simulation methods such as the jack knife or bootstrap to identify problems with the data and model specifications; and v) conduct hindcast</w:t>
      </w:r>
      <w:ins w:id="4" w:author="Paul de Bruyn" w:date="2016-04-21T15:53:00Z">
        <w:r w:rsidR="003F0B7C">
          <w:rPr>
            <w:rFonts w:ascii="Times New Roman" w:hAnsi="Times New Roman"/>
            <w:sz w:val="20"/>
            <w:szCs w:val="20"/>
          </w:rPr>
          <w:t>ing</w:t>
        </w:r>
      </w:ins>
      <w:del w:id="5" w:author="Paul de Bruyn" w:date="2016-04-21T15:52:00Z">
        <w:r w:rsidDel="003F0B7C">
          <w:rPr>
            <w:rFonts w:ascii="Times New Roman" w:hAnsi="Times New Roman"/>
            <w:sz w:val="20"/>
            <w:szCs w:val="20"/>
          </w:rPr>
          <w:delText>s</w:delText>
        </w:r>
      </w:del>
      <w:r>
        <w:rPr>
          <w:rFonts w:ascii="Times New Roman" w:hAnsi="Times New Roman"/>
          <w:sz w:val="20"/>
          <w:szCs w:val="20"/>
        </w:rPr>
        <w:t xml:space="preserve"> to evaluate prediction ability.</w:t>
      </w:r>
      <w:commentRangeEnd w:id="3"/>
      <w:r w:rsidR="003F0B7C">
        <w:rPr>
          <w:rStyle w:val="CommentReference"/>
          <w:rFonts w:cs="Mangal"/>
        </w:rPr>
        <w:commentReference w:id="3"/>
      </w:r>
    </w:p>
    <w:p w:rsidR="005E42FF" w:rsidRDefault="00520988">
      <w:pPr>
        <w:pStyle w:val="Heading1"/>
        <w:numPr>
          <w:ilvl w:val="0"/>
          <w:numId w:val="1"/>
        </w:numPr>
        <w:tabs>
          <w:tab w:val="left" w:pos="0"/>
        </w:tabs>
        <w:jc w:val="both"/>
        <w:rPr>
          <w:rFonts w:ascii="Times New Roman" w:hAnsi="Times New Roman"/>
          <w:sz w:val="20"/>
          <w:szCs w:val="20"/>
        </w:rPr>
      </w:pPr>
      <w:r>
        <w:rPr>
          <w:rFonts w:ascii="Times New Roman" w:hAnsi="Times New Roman"/>
          <w:sz w:val="20"/>
          <w:szCs w:val="20"/>
        </w:rPr>
        <w:t>Material and Methods</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Although the stock assessment method employed, based on a biomass dynamic model, is relatively simple the same procedure can be used for a wide range of models.</w:t>
      </w: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t>Material</w:t>
      </w:r>
    </w:p>
    <w:p w:rsidR="005E42FF" w:rsidRDefault="00520988">
      <w:pPr>
        <w:pStyle w:val="TextBody"/>
        <w:spacing w:after="0" w:line="240" w:lineRule="auto"/>
        <w:jc w:val="both"/>
        <w:rPr>
          <w:rFonts w:ascii="Times New Roman" w:hAnsi="Times New Roman"/>
          <w:sz w:val="20"/>
          <w:szCs w:val="20"/>
        </w:rPr>
      </w:pPr>
      <w:r>
        <w:rPr>
          <w:rFonts w:ascii="Times New Roman" w:hAnsi="Times New Roman"/>
          <w:sz w:val="20"/>
          <w:szCs w:val="20"/>
        </w:rPr>
        <w:t xml:space="preserve">The CPUE Series used </w:t>
      </w:r>
      <w:ins w:id="6" w:author="Paul de Bruyn" w:date="2016-04-21T15:53:00Z">
        <w:r w:rsidR="003F0B7C" w:rsidRPr="003F0B7C">
          <w:rPr>
            <w:rFonts w:ascii="Times New Roman" w:hAnsi="Times New Roman"/>
            <w:sz w:val="20"/>
            <w:szCs w:val="20"/>
          </w:rPr>
          <w:t xml:space="preserve">as indices of relative stock abundance </w:t>
        </w:r>
      </w:ins>
      <w:r>
        <w:rPr>
          <w:rFonts w:ascii="Times New Roman" w:hAnsi="Times New Roman"/>
          <w:sz w:val="20"/>
          <w:szCs w:val="20"/>
        </w:rPr>
        <w:t xml:space="preserve">in the 2013 biomass dynamic stock assessment </w:t>
      </w:r>
      <w:del w:id="7" w:author="Paul de Bruyn" w:date="2016-04-21T15:53:00Z">
        <w:r w:rsidDel="003F0B7C">
          <w:rPr>
            <w:rFonts w:ascii="Times New Roman" w:hAnsi="Times New Roman"/>
            <w:sz w:val="20"/>
            <w:szCs w:val="20"/>
          </w:rPr>
          <w:delText>as indices of relati</w:delText>
        </w:r>
        <w:r w:rsidDel="003F0B7C">
          <w:rPr>
            <w:rFonts w:ascii="Times New Roman" w:hAnsi="Times New Roman"/>
            <w:sz w:val="20"/>
            <w:szCs w:val="20"/>
          </w:rPr>
          <w:delText xml:space="preserve">ve stock abundance </w:delText>
        </w:r>
      </w:del>
      <w:r>
        <w:rPr>
          <w:rFonts w:ascii="Times New Roman" w:hAnsi="Times New Roman"/>
          <w:sz w:val="20"/>
          <w:szCs w:val="20"/>
        </w:rPr>
        <w:t xml:space="preserve">are shown in </w:t>
      </w:r>
      <w:r>
        <w:rPr>
          <w:rFonts w:ascii="Times New Roman" w:hAnsi="Times New Roman"/>
          <w:b/>
          <w:bCs/>
          <w:sz w:val="20"/>
          <w:szCs w:val="20"/>
        </w:rPr>
        <w:t>Figure 1</w:t>
      </w:r>
      <w:r>
        <w:rPr>
          <w:rFonts w:ascii="Times New Roman" w:hAnsi="Times New Roman"/>
          <w:sz w:val="20"/>
          <w:szCs w:val="20"/>
        </w:rPr>
        <w:t xml:space="preserve">; points are the </w:t>
      </w:r>
      <w:proofErr w:type="spellStart"/>
      <w:r>
        <w:rPr>
          <w:rFonts w:ascii="Times New Roman" w:hAnsi="Times New Roman"/>
          <w:sz w:val="20"/>
          <w:szCs w:val="20"/>
        </w:rPr>
        <w:t>standardised</w:t>
      </w:r>
      <w:proofErr w:type="spellEnd"/>
      <w:r>
        <w:rPr>
          <w:rFonts w:ascii="Times New Roman" w:hAnsi="Times New Roman"/>
          <w:sz w:val="20"/>
          <w:szCs w:val="20"/>
        </w:rPr>
        <w:t xml:space="preserve"> values, lines the prediction from a GAM fitted either to all the indices with year as a smooth</w:t>
      </w:r>
      <w:ins w:id="8" w:author="Paul de Bruyn" w:date="2016-04-21T15:53:00Z">
        <w:r w:rsidR="003F0B7C">
          <w:rPr>
            <w:rFonts w:ascii="Times New Roman" w:hAnsi="Times New Roman"/>
            <w:sz w:val="20"/>
            <w:szCs w:val="20"/>
          </w:rPr>
          <w:t>ing</w:t>
        </w:r>
      </w:ins>
      <w:r>
        <w:rPr>
          <w:rFonts w:ascii="Times New Roman" w:hAnsi="Times New Roman"/>
          <w:sz w:val="20"/>
          <w:szCs w:val="20"/>
        </w:rPr>
        <w:t xml:space="preserve"> term and index as a factor (red) and by index individually (blue). </w:t>
      </w:r>
    </w:p>
    <w:p w:rsidR="005E42FF" w:rsidRDefault="005E42FF">
      <w:pPr>
        <w:pStyle w:val="TextBody"/>
        <w:spacing w:after="0" w:line="240" w:lineRule="auto"/>
        <w:jc w:val="both"/>
      </w:pP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t>Methods</w:t>
      </w:r>
    </w:p>
    <w:p w:rsidR="005E42FF" w:rsidRDefault="00520988">
      <w:pPr>
        <w:jc w:val="both"/>
        <w:rPr>
          <w:rFonts w:ascii="Times New Roman" w:hAnsi="Times New Roman"/>
          <w:sz w:val="20"/>
          <w:szCs w:val="20"/>
        </w:rPr>
      </w:pPr>
      <w:r>
        <w:rPr>
          <w:rFonts w:ascii="Times New Roman" w:hAnsi="Times New Roman"/>
          <w:sz w:val="20"/>
          <w:szCs w:val="20"/>
        </w:rPr>
        <w:t xml:space="preserve">In a biomass </w:t>
      </w:r>
      <w:r>
        <w:rPr>
          <w:rFonts w:ascii="Times New Roman" w:hAnsi="Times New Roman"/>
          <w:sz w:val="20"/>
          <w:szCs w:val="20"/>
        </w:rPr>
        <w:t xml:space="preserve">dynamic model the stock </w:t>
      </w:r>
      <w:ins w:id="9" w:author="Paul de Bruyn" w:date="2016-04-21T15:54:00Z">
        <w:r w:rsidR="003F0B7C">
          <w:rPr>
            <w:rFonts w:ascii="Times New Roman" w:hAnsi="Times New Roman"/>
            <w:sz w:val="20"/>
            <w:szCs w:val="20"/>
          </w:rPr>
          <w:t xml:space="preserve">in </w:t>
        </w:r>
        <w:proofErr w:type="spellStart"/>
        <w:r w:rsidR="003F0B7C">
          <w:rPr>
            <w:rFonts w:ascii="Times New Roman" w:hAnsi="Times New Roman"/>
            <w:sz w:val="20"/>
            <w:szCs w:val="20"/>
          </w:rPr>
          <w:t>the</w:t>
        </w:r>
      </w:ins>
      <w:r>
        <w:rPr>
          <w:rFonts w:ascii="Times New Roman" w:hAnsi="Times New Roman"/>
          <w:sz w:val="20"/>
          <w:szCs w:val="20"/>
        </w:rPr>
        <w:t>next</w:t>
      </w:r>
      <w:proofErr w:type="spellEnd"/>
      <w:r>
        <w:rPr>
          <w:rFonts w:ascii="Times New Roman" w:hAnsi="Times New Roman"/>
          <w:sz w:val="20"/>
          <w:szCs w:val="20"/>
        </w:rPr>
        <w:t xml:space="preserve"> year (B</w:t>
      </w:r>
      <w:r>
        <w:rPr>
          <w:rFonts w:ascii="Times New Roman" w:hAnsi="Times New Roman"/>
          <w:sz w:val="20"/>
          <w:szCs w:val="20"/>
          <w:vertAlign w:val="subscript"/>
        </w:rPr>
        <w:t>t+1</w:t>
      </w:r>
      <w:r>
        <w:rPr>
          <w:rFonts w:ascii="Times New Roman" w:hAnsi="Times New Roman"/>
          <w:sz w:val="20"/>
          <w:szCs w:val="20"/>
        </w:rPr>
        <w:t>) is the sum of the current biomass (</w:t>
      </w:r>
      <w:proofErr w:type="spellStart"/>
      <w:r>
        <w:rPr>
          <w:rFonts w:ascii="Times New Roman" w:hAnsi="Times New Roman"/>
          <w:sz w:val="20"/>
          <w:szCs w:val="20"/>
        </w:rPr>
        <w:t>B</w:t>
      </w:r>
      <w:r>
        <w:rPr>
          <w:rFonts w:ascii="Times New Roman" w:hAnsi="Times New Roman"/>
          <w:sz w:val="20"/>
          <w:szCs w:val="20"/>
          <w:vertAlign w:val="subscript"/>
        </w:rPr>
        <w:t>t</w:t>
      </w:r>
      <w:proofErr w:type="spellEnd"/>
      <w:r>
        <w:rPr>
          <w:rFonts w:ascii="Times New Roman" w:hAnsi="Times New Roman"/>
          <w:sz w:val="20"/>
          <w:szCs w:val="20"/>
        </w:rPr>
        <w:t>) less the catch (</w:t>
      </w:r>
      <w:proofErr w:type="gramStart"/>
      <w:r>
        <w:rPr>
          <w:rFonts w:ascii="Times New Roman" w:hAnsi="Times New Roman"/>
          <w:sz w:val="20"/>
          <w:szCs w:val="20"/>
        </w:rPr>
        <w:t>C</w:t>
      </w:r>
      <w:r>
        <w:rPr>
          <w:rFonts w:ascii="Times New Roman" w:hAnsi="Times New Roman"/>
          <w:sz w:val="20"/>
          <w:szCs w:val="20"/>
          <w:vertAlign w:val="subscript"/>
        </w:rPr>
        <w:t xml:space="preserve">t </w:t>
      </w:r>
      <w:r>
        <w:rPr>
          <w:rFonts w:ascii="Times New Roman" w:hAnsi="Times New Roman"/>
          <w:sz w:val="20"/>
          <w:szCs w:val="20"/>
        </w:rPr>
        <w:t>)</w:t>
      </w:r>
      <w:proofErr w:type="gramEnd"/>
      <w:r>
        <w:rPr>
          <w:rFonts w:ascii="Times New Roman" w:hAnsi="Times New Roman"/>
          <w:sz w:val="20"/>
          <w:szCs w:val="20"/>
        </w:rPr>
        <w:t xml:space="preserve"> plus the surplus production (P</w:t>
      </w:r>
      <w:r>
        <w:rPr>
          <w:rFonts w:ascii="Times New Roman" w:hAnsi="Times New Roman"/>
          <w:sz w:val="20"/>
          <w:szCs w:val="20"/>
          <w:vertAlign w:val="subscript"/>
        </w:rPr>
        <w:t>t</w:t>
      </w:r>
      <w:r>
        <w:rPr>
          <w:rFonts w:ascii="Times New Roman" w:hAnsi="Times New Roman"/>
          <w:sz w:val="20"/>
          <w:szCs w:val="20"/>
        </w:rPr>
        <w:t xml:space="preserve">) i.e. </w:t>
      </w:r>
    </w:p>
    <w:p w:rsidR="005E42FF" w:rsidRDefault="00520988">
      <w:pPr>
        <w:jc w:val="both"/>
        <w:rPr>
          <w:rFonts w:ascii="Times New Roman" w:hAnsi="Times New Roman"/>
          <w:sz w:val="20"/>
          <w:szCs w:val="20"/>
        </w:rPr>
      </w:pPr>
      <w:r>
        <w:rPr>
          <w:rFonts w:ascii="Times New Roman" w:hAnsi="Times New Roman"/>
          <w:sz w:val="20"/>
          <w:szCs w:val="20"/>
        </w:rPr>
        <w:t xml:space="preserve"> </w:t>
      </w:r>
      <w:r>
        <w:rPr>
          <w:rFonts w:ascii="Times New Roman" w:hAnsi="Times New Roman"/>
          <w:noProof/>
          <w:sz w:val="20"/>
          <w:szCs w:val="20"/>
          <w:lang w:val="en-GB" w:eastAsia="en-GB" w:bidi="ar-SA"/>
        </w:rPr>
        <w:drawing>
          <wp:anchor distT="0" distB="0" distL="0" distR="0" simplePos="0" relativeHeight="251658240" behindDoc="0" locked="0" layoutInCell="1" allowOverlap="1">
            <wp:simplePos x="0" y="0"/>
            <wp:positionH relativeFrom="column">
              <wp:align>center</wp:align>
            </wp:positionH>
            <wp:positionV relativeFrom="paragraph">
              <wp:align>top</wp:align>
            </wp:positionV>
            <wp:extent cx="2508885" cy="518795"/>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2508885" cy="518795"/>
                    </a:xfrm>
                    <a:prstGeom prst="rect">
                      <a:avLst/>
                    </a:prstGeom>
                    <a:noFill/>
                    <a:ln w="9525">
                      <a:noFill/>
                      <a:miter lim="800000"/>
                      <a:headEnd/>
                      <a:tailEnd/>
                    </a:ln>
                  </pic:spPr>
                </pic:pic>
              </a:graphicData>
            </a:graphic>
          </wp:anchor>
        </w:drawing>
      </w: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20988">
      <w:pPr>
        <w:jc w:val="both"/>
        <w:rPr>
          <w:rFonts w:ascii="Times New Roman" w:hAnsi="Times New Roman"/>
          <w:sz w:val="20"/>
          <w:szCs w:val="20"/>
        </w:rPr>
      </w:pPr>
      <w:r>
        <w:rPr>
          <w:rFonts w:ascii="Times New Roman" w:hAnsi="Times New Roman"/>
          <w:sz w:val="20"/>
          <w:szCs w:val="20"/>
        </w:rPr>
        <w:t>There are various forms of production functions (Pt), e.g. the symmetric logistic (</w:t>
      </w:r>
      <w:proofErr w:type="spellStart"/>
      <w:r>
        <w:rPr>
          <w:rFonts w:ascii="Times New Roman" w:hAnsi="Times New Roman"/>
          <w:sz w:val="20"/>
          <w:szCs w:val="20"/>
        </w:rPr>
        <w:t>Hassell</w:t>
      </w:r>
      <w:proofErr w:type="spellEnd"/>
      <w:r>
        <w:rPr>
          <w:rFonts w:ascii="Times New Roman" w:hAnsi="Times New Roman"/>
          <w:sz w:val="20"/>
          <w:szCs w:val="20"/>
        </w:rPr>
        <w:t xml:space="preserve">, 1975) or the </w:t>
      </w:r>
      <w:proofErr w:type="spellStart"/>
      <w:r>
        <w:rPr>
          <w:rFonts w:ascii="Times New Roman" w:hAnsi="Times New Roman"/>
          <w:sz w:val="20"/>
          <w:szCs w:val="20"/>
        </w:rPr>
        <w:t>gener</w:t>
      </w:r>
      <w:r>
        <w:rPr>
          <w:rFonts w:ascii="Times New Roman" w:hAnsi="Times New Roman"/>
          <w:sz w:val="20"/>
          <w:szCs w:val="20"/>
        </w:rPr>
        <w:t>alised</w:t>
      </w:r>
      <w:proofErr w:type="spellEnd"/>
      <w:r>
        <w:rPr>
          <w:rFonts w:ascii="Times New Roman" w:hAnsi="Times New Roman"/>
          <w:sz w:val="20"/>
          <w:szCs w:val="20"/>
        </w:rPr>
        <w:t xml:space="preserve"> Pella and Tomlinson (1969) forms. The logistic production function is probably not appropriate for tuna species, due to high steepness (Maunder, 2003) and a Pell</w:t>
      </w:r>
      <w:ins w:id="10" w:author="Paul de Bruyn" w:date="2016-04-21T15:54:00Z">
        <w:r w:rsidR="003F0B7C">
          <w:rPr>
            <w:rFonts w:ascii="Times New Roman" w:hAnsi="Times New Roman"/>
            <w:sz w:val="20"/>
            <w:szCs w:val="20"/>
          </w:rPr>
          <w:t>a</w:t>
        </w:r>
      </w:ins>
      <w:r>
        <w:rPr>
          <w:rFonts w:ascii="Times New Roman" w:hAnsi="Times New Roman"/>
          <w:sz w:val="20"/>
          <w:szCs w:val="20"/>
        </w:rPr>
        <w:t>-Tomlinson form with B</w:t>
      </w:r>
      <w:r>
        <w:rPr>
          <w:rFonts w:ascii="Times New Roman" w:hAnsi="Times New Roman"/>
          <w:sz w:val="20"/>
          <w:szCs w:val="20"/>
          <w:vertAlign w:val="subscript"/>
        </w:rPr>
        <w:t>MSY</w:t>
      </w:r>
      <w:r>
        <w:rPr>
          <w:rFonts w:ascii="Times New Roman" w:hAnsi="Times New Roman"/>
          <w:sz w:val="20"/>
          <w:szCs w:val="20"/>
        </w:rPr>
        <w:t xml:space="preserve"> &lt; 0.5B</w:t>
      </w:r>
      <w:r>
        <w:rPr>
          <w:rFonts w:ascii="Times New Roman" w:hAnsi="Times New Roman"/>
          <w:sz w:val="20"/>
          <w:szCs w:val="20"/>
          <w:vertAlign w:val="subscript"/>
        </w:rPr>
        <w:t>0</w:t>
      </w:r>
      <w:r>
        <w:rPr>
          <w:rFonts w:ascii="Times New Roman" w:hAnsi="Times New Roman"/>
          <w:sz w:val="20"/>
          <w:szCs w:val="20"/>
        </w:rPr>
        <w:t xml:space="preserve"> is perhaps more realistic, e.g.</w:t>
      </w:r>
    </w:p>
    <w:p w:rsidR="005E42FF" w:rsidRDefault="005E42FF">
      <w:pPr>
        <w:jc w:val="both"/>
        <w:rPr>
          <w:rFonts w:ascii="Times New Roman" w:hAnsi="Times New Roman"/>
          <w:sz w:val="20"/>
          <w:szCs w:val="20"/>
        </w:rPr>
      </w:pPr>
    </w:p>
    <w:p w:rsidR="005E42FF" w:rsidRDefault="00520988">
      <w:pPr>
        <w:jc w:val="both"/>
        <w:rPr>
          <w:rFonts w:ascii="Times New Roman" w:hAnsi="Times New Roman"/>
          <w:sz w:val="20"/>
          <w:szCs w:val="20"/>
        </w:rPr>
      </w:pPr>
      <w:r>
        <w:rPr>
          <w:rFonts w:ascii="Times New Roman" w:hAnsi="Times New Roman"/>
          <w:noProof/>
          <w:sz w:val="20"/>
          <w:szCs w:val="20"/>
          <w:lang w:val="en-GB" w:eastAsia="en-GB" w:bidi="ar-SA"/>
        </w:rP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1938020" cy="77533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1938020" cy="775335"/>
                    </a:xfrm>
                    <a:prstGeom prst="rect">
                      <a:avLst/>
                    </a:prstGeom>
                    <a:noFill/>
                    <a:ln w="9525">
                      <a:noFill/>
                      <a:miter lim="800000"/>
                      <a:headEnd/>
                      <a:tailEnd/>
                    </a:ln>
                  </pic:spPr>
                </pic:pic>
              </a:graphicData>
            </a:graphic>
          </wp:anchor>
        </w:drawing>
      </w: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E42FF">
      <w:pPr>
        <w:jc w:val="both"/>
        <w:rPr>
          <w:rFonts w:ascii="Times New Roman" w:hAnsi="Times New Roman"/>
          <w:sz w:val="20"/>
          <w:szCs w:val="20"/>
        </w:rPr>
      </w:pPr>
    </w:p>
    <w:p w:rsidR="005E42FF" w:rsidRDefault="00520988">
      <w:pPr>
        <w:jc w:val="both"/>
        <w:rPr>
          <w:rFonts w:ascii="Times New Roman" w:hAnsi="Times New Roman"/>
          <w:sz w:val="20"/>
          <w:szCs w:val="20"/>
        </w:rPr>
      </w:pPr>
      <w:proofErr w:type="gramStart"/>
      <w:r>
        <w:rPr>
          <w:rFonts w:ascii="Times New Roman" w:hAnsi="Times New Roman"/>
          <w:sz w:val="20"/>
          <w:szCs w:val="20"/>
        </w:rPr>
        <w:t>where</w:t>
      </w:r>
      <w:proofErr w:type="gramEnd"/>
      <w:r>
        <w:rPr>
          <w:rFonts w:ascii="Times New Roman" w:hAnsi="Times New Roman"/>
          <w:sz w:val="20"/>
          <w:szCs w:val="20"/>
        </w:rPr>
        <w:t xml:space="preserve"> (r) is the intrinsic rate of increase, (K) the carry capacity (p) the shape of the surplus production function. </w:t>
      </w:r>
      <w:proofErr w:type="gramStart"/>
      <w:r>
        <w:rPr>
          <w:rFonts w:ascii="Times New Roman" w:hAnsi="Times New Roman"/>
          <w:sz w:val="20"/>
          <w:szCs w:val="20"/>
        </w:rPr>
        <w:t>If p &lt; 1 then the curve is skewed to the left.</w:t>
      </w:r>
      <w:proofErr w:type="gramEnd"/>
      <w:r>
        <w:rPr>
          <w:rFonts w:ascii="Times New Roman" w:hAnsi="Times New Roman"/>
          <w:sz w:val="20"/>
          <w:szCs w:val="20"/>
        </w:rPr>
        <w:t xml:space="preserve"> </w:t>
      </w:r>
    </w:p>
    <w:p w:rsidR="005E42FF" w:rsidRDefault="005E42FF">
      <w:pPr>
        <w:jc w:val="both"/>
        <w:rPr>
          <w:rFonts w:ascii="Times New Roman" w:hAnsi="Times New Roman"/>
          <w:sz w:val="20"/>
          <w:szCs w:val="20"/>
        </w:rPr>
      </w:pPr>
    </w:p>
    <w:p w:rsidR="005E42FF" w:rsidRDefault="00520988">
      <w:pPr>
        <w:pStyle w:val="TextBody"/>
        <w:spacing w:line="240" w:lineRule="auto"/>
        <w:jc w:val="both"/>
        <w:rPr>
          <w:rFonts w:ascii="Times New Roman" w:hAnsi="Times New Roman"/>
          <w:b/>
          <w:bCs/>
          <w:sz w:val="20"/>
          <w:szCs w:val="20"/>
        </w:rPr>
      </w:pPr>
      <w:r>
        <w:rPr>
          <w:rFonts w:ascii="Times New Roman" w:hAnsi="Times New Roman"/>
          <w:b/>
          <w:bCs/>
          <w:sz w:val="20"/>
          <w:szCs w:val="20"/>
        </w:rPr>
        <w:t>Diagnostic Steps</w:t>
      </w: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t>Scenarios</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 xml:space="preserve">The first step is to agree the hypotheses to test. In a stock </w:t>
      </w:r>
      <w:r>
        <w:rPr>
          <w:rFonts w:ascii="Times New Roman" w:hAnsi="Times New Roman"/>
          <w:sz w:val="20"/>
          <w:szCs w:val="20"/>
        </w:rPr>
        <w:t>assessment</w:t>
      </w:r>
      <w:ins w:id="11" w:author="Paul de Bruyn" w:date="2016-04-21T15:54:00Z">
        <w:r w:rsidR="003F0B7C">
          <w:rPr>
            <w:rFonts w:ascii="Times New Roman" w:hAnsi="Times New Roman"/>
            <w:sz w:val="20"/>
            <w:szCs w:val="20"/>
          </w:rPr>
          <w:t>,</w:t>
        </w:r>
      </w:ins>
      <w:r>
        <w:rPr>
          <w:rFonts w:ascii="Times New Roman" w:hAnsi="Times New Roman"/>
          <w:sz w:val="20"/>
          <w:szCs w:val="20"/>
        </w:rPr>
        <w:t xml:space="preserve"> hypotheses are represented by scenarios</w:t>
      </w:r>
      <w:del w:id="12" w:author="Paul de Bruyn" w:date="2016-04-21T15:54:00Z">
        <w:r w:rsidDel="003F0B7C">
          <w:rPr>
            <w:rFonts w:ascii="Times New Roman" w:hAnsi="Times New Roman"/>
            <w:sz w:val="20"/>
            <w:szCs w:val="20"/>
          </w:rPr>
          <w:delText>,</w:delText>
        </w:r>
      </w:del>
      <w:r>
        <w:rPr>
          <w:rFonts w:ascii="Times New Roman" w:hAnsi="Times New Roman"/>
          <w:sz w:val="20"/>
          <w:szCs w:val="20"/>
        </w:rPr>
        <w:t xml:space="preserve"> where a scenario</w:t>
      </w:r>
      <w:del w:id="13" w:author="Paul de Bruyn" w:date="2016-04-21T15:54:00Z">
        <w:r w:rsidDel="003F0B7C">
          <w:rPr>
            <w:rFonts w:ascii="Times New Roman" w:hAnsi="Times New Roman"/>
            <w:sz w:val="20"/>
            <w:szCs w:val="20"/>
          </w:rPr>
          <w:delText>s</w:delText>
        </w:r>
      </w:del>
      <w:r>
        <w:rPr>
          <w:rFonts w:ascii="Times New Roman" w:hAnsi="Times New Roman"/>
          <w:sz w:val="20"/>
          <w:szCs w:val="20"/>
        </w:rPr>
        <w:t xml:space="preserve"> is a possible or plausible, internally consistent, but not necessarily probable historic and future developments of a stock. </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The SCRS normally defines a Base Case, i.e. a set of model a</w:t>
      </w:r>
      <w:r>
        <w:rPr>
          <w:rFonts w:ascii="Times New Roman" w:hAnsi="Times New Roman"/>
          <w:sz w:val="20"/>
          <w:szCs w:val="20"/>
        </w:rPr>
        <w:t>ssumptions and specifications assumed to be the most likely. Then to represent the main uncertainties a range of scenarios are considered. In the case of a biomass dynamic assessment</w:t>
      </w:r>
      <w:ins w:id="14" w:author="Paul de Bruyn" w:date="2016-04-21T15:55:00Z">
        <w:r w:rsidR="003F0B7C">
          <w:rPr>
            <w:rFonts w:ascii="Times New Roman" w:hAnsi="Times New Roman"/>
            <w:sz w:val="20"/>
            <w:szCs w:val="20"/>
          </w:rPr>
          <w:t>,</w:t>
        </w:r>
      </w:ins>
      <w:r>
        <w:rPr>
          <w:rFonts w:ascii="Times New Roman" w:hAnsi="Times New Roman"/>
          <w:sz w:val="20"/>
          <w:szCs w:val="20"/>
        </w:rPr>
        <w:t xml:space="preserve"> scenarios are normally limited to the choice of CPUE and the values of fi</w:t>
      </w:r>
      <w:r>
        <w:rPr>
          <w:rFonts w:ascii="Times New Roman" w:hAnsi="Times New Roman"/>
          <w:sz w:val="20"/>
          <w:szCs w:val="20"/>
        </w:rPr>
        <w:t>xed parameters. In the former case this is because series are often conflicting (e.g. negative correlations are seen between series), and in the later because there is seldom sufficient information in the data to estimate parameters such as the shape of th</w:t>
      </w:r>
      <w:r>
        <w:rPr>
          <w:rFonts w:ascii="Times New Roman" w:hAnsi="Times New Roman"/>
          <w:sz w:val="20"/>
          <w:szCs w:val="20"/>
        </w:rPr>
        <w:t>e production function.</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 xml:space="preserve">The </w:t>
      </w:r>
      <w:del w:id="15" w:author="Paul de Bruyn" w:date="2016-04-21T15:55:00Z">
        <w:r w:rsidDel="003F0B7C">
          <w:rPr>
            <w:rFonts w:ascii="Times New Roman" w:hAnsi="Times New Roman"/>
            <w:sz w:val="20"/>
            <w:szCs w:val="20"/>
          </w:rPr>
          <w:delText xml:space="preserve">the </w:delText>
        </w:r>
      </w:del>
      <w:ins w:id="16" w:author="Paul de Bruyn" w:date="2016-04-21T15:55:00Z">
        <w:r w:rsidR="003F0B7C">
          <w:rPr>
            <w:rFonts w:ascii="Times New Roman" w:hAnsi="Times New Roman"/>
            <w:sz w:val="20"/>
            <w:szCs w:val="20"/>
          </w:rPr>
          <w:t xml:space="preserve">CPUE </w:t>
        </w:r>
      </w:ins>
      <w:r>
        <w:rPr>
          <w:rFonts w:ascii="Times New Roman" w:hAnsi="Times New Roman"/>
          <w:sz w:val="20"/>
          <w:szCs w:val="20"/>
        </w:rPr>
        <w:t>series are shown in</w:t>
      </w:r>
      <w:r>
        <w:rPr>
          <w:rFonts w:ascii="Times New Roman" w:hAnsi="Times New Roman"/>
          <w:b/>
          <w:bCs/>
          <w:sz w:val="20"/>
          <w:szCs w:val="20"/>
        </w:rPr>
        <w:t xml:space="preserve"> </w:t>
      </w:r>
      <w:bookmarkStart w:id="17" w:name="__DdeLink__3125_1174051274"/>
      <w:r>
        <w:rPr>
          <w:rFonts w:ascii="Times New Roman" w:hAnsi="Times New Roman"/>
          <w:b/>
          <w:bCs/>
          <w:sz w:val="20"/>
          <w:szCs w:val="20"/>
        </w:rPr>
        <w:t>Figure 1</w:t>
      </w:r>
      <w:bookmarkEnd w:id="17"/>
      <w:r>
        <w:rPr>
          <w:rFonts w:ascii="Times New Roman" w:hAnsi="Times New Roman"/>
          <w:b/>
          <w:bCs/>
          <w:sz w:val="20"/>
          <w:szCs w:val="20"/>
        </w:rPr>
        <w:t xml:space="preserve"> </w:t>
      </w:r>
      <w:r>
        <w:rPr>
          <w:rFonts w:ascii="Times New Roman" w:hAnsi="Times New Roman"/>
          <w:sz w:val="20"/>
          <w:szCs w:val="20"/>
        </w:rPr>
        <w:t xml:space="preserve">and the correlations between these series are shown in </w:t>
      </w:r>
      <w:r>
        <w:rPr>
          <w:rFonts w:ascii="Times New Roman" w:hAnsi="Times New Roman"/>
          <w:b/>
          <w:bCs/>
          <w:sz w:val="20"/>
          <w:szCs w:val="20"/>
        </w:rPr>
        <w:t>Figure 2</w:t>
      </w:r>
      <w:r>
        <w:rPr>
          <w:rFonts w:ascii="Times New Roman" w:hAnsi="Times New Roman"/>
          <w:sz w:val="20"/>
          <w:szCs w:val="20"/>
        </w:rPr>
        <w:t>; blue indicate</w:t>
      </w:r>
      <w:ins w:id="18" w:author="Paul de Bruyn" w:date="2016-04-21T15:55:00Z">
        <w:r w:rsidR="003F0B7C">
          <w:rPr>
            <w:rFonts w:ascii="Times New Roman" w:hAnsi="Times New Roman"/>
            <w:sz w:val="20"/>
            <w:szCs w:val="20"/>
          </w:rPr>
          <w:t>s</w:t>
        </w:r>
      </w:ins>
      <w:r>
        <w:rPr>
          <w:rFonts w:ascii="Times New Roman" w:hAnsi="Times New Roman"/>
          <w:sz w:val="20"/>
          <w:szCs w:val="20"/>
        </w:rPr>
        <w:t xml:space="preserve"> positive and red negative correlations. The order of the indices and the rectangular boxes are chosen based on a hier</w:t>
      </w:r>
      <w:r>
        <w:rPr>
          <w:rFonts w:ascii="Times New Roman" w:hAnsi="Times New Roman"/>
          <w:sz w:val="20"/>
          <w:szCs w:val="20"/>
        </w:rPr>
        <w:t xml:space="preserve">archical cluster analysis using a set of dissimilarities. Two clusters were seen, i.e. the Japanese longline and the split Chinese-Taipei indices and </w:t>
      </w:r>
      <w:ins w:id="19" w:author="Paul de Bruyn" w:date="2016-04-21T15:55:00Z">
        <w:r w:rsidR="003F0B7C">
          <w:rPr>
            <w:rFonts w:ascii="Times New Roman" w:hAnsi="Times New Roman"/>
            <w:sz w:val="20"/>
            <w:szCs w:val="20"/>
          </w:rPr>
          <w:t xml:space="preserve">Combined </w:t>
        </w:r>
      </w:ins>
      <w:r>
        <w:rPr>
          <w:rFonts w:ascii="Times New Roman" w:hAnsi="Times New Roman"/>
          <w:sz w:val="20"/>
          <w:szCs w:val="20"/>
        </w:rPr>
        <w:t>Troll. Three scenarios were chosen, 1) Chinese-Taipei; 2) Japanese longline; and 3) Troll. The cross corre</w:t>
      </w:r>
      <w:r>
        <w:rPr>
          <w:rFonts w:ascii="Times New Roman" w:hAnsi="Times New Roman"/>
          <w:sz w:val="20"/>
          <w:szCs w:val="20"/>
        </w:rPr>
        <w:t xml:space="preserve">lations between indices, are shown in </w:t>
      </w:r>
      <w:r>
        <w:rPr>
          <w:rFonts w:ascii="Times New Roman" w:hAnsi="Times New Roman"/>
          <w:b/>
          <w:bCs/>
          <w:sz w:val="20"/>
          <w:szCs w:val="20"/>
        </w:rPr>
        <w:t xml:space="preserve">Figure 3 </w:t>
      </w:r>
      <w:r>
        <w:rPr>
          <w:rFonts w:ascii="Times New Roman" w:hAnsi="Times New Roman"/>
          <w:sz w:val="20"/>
          <w:szCs w:val="20"/>
        </w:rPr>
        <w:t>to identify potential lags due to year-class and age effects.</w:t>
      </w: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lastRenderedPageBreak/>
        <w:t>Convergence</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Before examining diagnostics a check should be made that the solution has been found (SCRS/2016/027). Therefore likelihood profiles wer</w:t>
      </w:r>
      <w:r>
        <w:rPr>
          <w:rFonts w:ascii="Times New Roman" w:hAnsi="Times New Roman"/>
          <w:sz w:val="20"/>
          <w:szCs w:val="20"/>
        </w:rPr>
        <w:t xml:space="preserve">e calculated for each scenario by fixing carrying capacity (K) at </w:t>
      </w:r>
      <w:del w:id="20" w:author="Paul de Bruyn" w:date="2016-04-21T15:56:00Z">
        <w:r w:rsidDel="003F0B7C">
          <w:rPr>
            <w:rFonts w:ascii="Times New Roman" w:hAnsi="Times New Roman"/>
            <w:sz w:val="20"/>
            <w:szCs w:val="20"/>
          </w:rPr>
          <w:delText xml:space="preserve"> </w:delText>
        </w:r>
      </w:del>
      <w:r>
        <w:rPr>
          <w:rFonts w:ascii="Times New Roman" w:hAnsi="Times New Roman"/>
          <w:sz w:val="20"/>
          <w:szCs w:val="20"/>
        </w:rPr>
        <w:t>a range of values and then estimating the other parameters.</w:t>
      </w: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t>Residual Patterns</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 xml:space="preserve">Patterns in the residuals from the fits to the </w:t>
      </w:r>
      <w:proofErr w:type="gramStart"/>
      <w:r>
        <w:rPr>
          <w:rFonts w:ascii="Times New Roman" w:hAnsi="Times New Roman"/>
          <w:sz w:val="20"/>
          <w:szCs w:val="20"/>
        </w:rPr>
        <w:t>CPUE,</w:t>
      </w:r>
      <w:proofErr w:type="gramEnd"/>
      <w:r>
        <w:rPr>
          <w:rFonts w:ascii="Times New Roman" w:hAnsi="Times New Roman"/>
          <w:sz w:val="20"/>
          <w:szCs w:val="20"/>
        </w:rPr>
        <w:t xml:space="preserve"> may indicate biased estimates of parameters, reference points and stock trends. Therefore when fitting a model</w:t>
      </w:r>
      <w:ins w:id="21" w:author="Paul de Bruyn" w:date="2016-04-21T15:57:00Z">
        <w:r w:rsidR="003F0B7C">
          <w:rPr>
            <w:rFonts w:ascii="Times New Roman" w:hAnsi="Times New Roman"/>
            <w:sz w:val="20"/>
            <w:szCs w:val="20"/>
          </w:rPr>
          <w:t>,</w:t>
        </w:r>
      </w:ins>
      <w:r>
        <w:rPr>
          <w:rFonts w:ascii="Times New Roman" w:hAnsi="Times New Roman"/>
          <w:sz w:val="20"/>
          <w:szCs w:val="20"/>
        </w:rPr>
        <w:t xml:space="preserve"> the residuals should be checked to </w:t>
      </w:r>
      <w:del w:id="22" w:author="Paul de Bruyn" w:date="2016-04-21T15:57:00Z">
        <w:r w:rsidDel="003F0B7C">
          <w:rPr>
            <w:rFonts w:ascii="Times New Roman" w:hAnsi="Times New Roman"/>
            <w:sz w:val="20"/>
            <w:szCs w:val="20"/>
          </w:rPr>
          <w:delText>identif</w:delText>
        </w:r>
      </w:del>
      <w:del w:id="23" w:author="Paul de Bruyn" w:date="2016-04-21T15:56:00Z">
        <w:r w:rsidDel="003F0B7C">
          <w:rPr>
            <w:rFonts w:ascii="Times New Roman" w:hAnsi="Times New Roman"/>
            <w:sz w:val="20"/>
            <w:szCs w:val="20"/>
          </w:rPr>
          <w:delText>i</w:delText>
        </w:r>
        <w:r w:rsidDel="003F0B7C">
          <w:rPr>
            <w:rFonts w:ascii="Times New Roman" w:hAnsi="Times New Roman"/>
            <w:sz w:val="20"/>
            <w:szCs w:val="20"/>
          </w:rPr>
          <w:delText>e</w:delText>
        </w:r>
      </w:del>
      <w:del w:id="24" w:author="Paul de Bruyn" w:date="2016-04-21T15:57:00Z">
        <w:r w:rsidDel="003F0B7C">
          <w:rPr>
            <w:rFonts w:ascii="Times New Roman" w:hAnsi="Times New Roman"/>
            <w:sz w:val="20"/>
            <w:szCs w:val="20"/>
          </w:rPr>
          <w:delText>d</w:delText>
        </w:r>
      </w:del>
      <w:ins w:id="25" w:author="Paul de Bruyn" w:date="2016-04-21T15:57:00Z">
        <w:r w:rsidR="003F0B7C">
          <w:rPr>
            <w:rFonts w:ascii="Times New Roman" w:hAnsi="Times New Roman"/>
            <w:sz w:val="20"/>
            <w:szCs w:val="20"/>
          </w:rPr>
          <w:t>identify</w:t>
        </w:r>
      </w:ins>
      <w:r>
        <w:rPr>
          <w:rFonts w:ascii="Times New Roman" w:hAnsi="Times New Roman"/>
          <w:sz w:val="20"/>
          <w:szCs w:val="20"/>
        </w:rPr>
        <w:t xml:space="preserve"> violations of the assumptions. </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To check the d</w:t>
      </w:r>
      <w:r>
        <w:rPr>
          <w:rFonts w:ascii="Times New Roman" w:hAnsi="Times New Roman"/>
          <w:sz w:val="20"/>
          <w:szCs w:val="20"/>
        </w:rPr>
        <w:t>istribution of the residuals the observed quantiles can be plotted against predicted quantiles from the assumed distribution. Q-Q plots do this by comparing a sample of data on the vertical axis to a statistical population on the horizontal axis, in this c</w:t>
      </w:r>
      <w:r>
        <w:rPr>
          <w:rFonts w:ascii="Times New Roman" w:hAnsi="Times New Roman"/>
          <w:sz w:val="20"/>
          <w:szCs w:val="20"/>
        </w:rPr>
        <w:t>ase a normal distribution. If the points follow a strongly nonlinear pattern</w:t>
      </w:r>
      <w:ins w:id="26" w:author="Paul de Bruyn" w:date="2016-04-21T15:57:00Z">
        <w:r w:rsidR="003F0B7C">
          <w:rPr>
            <w:rFonts w:ascii="Times New Roman" w:hAnsi="Times New Roman"/>
            <w:sz w:val="20"/>
            <w:szCs w:val="20"/>
          </w:rPr>
          <w:t>,</w:t>
        </w:r>
      </w:ins>
      <w:r>
        <w:rPr>
          <w:rFonts w:ascii="Times New Roman" w:hAnsi="Times New Roman"/>
          <w:sz w:val="20"/>
          <w:szCs w:val="20"/>
        </w:rPr>
        <w:t xml:space="preserve"> this will suggest that the data are not distributed as assumed; any systematic departure from a straight line may indicate skewness or over or under dispersion. In the assessment </w:t>
      </w:r>
      <w:r>
        <w:rPr>
          <w:rFonts w:ascii="Times New Roman" w:hAnsi="Times New Roman"/>
          <w:sz w:val="20"/>
          <w:szCs w:val="20"/>
        </w:rPr>
        <w:t xml:space="preserve">model it is assumed that an index is proportional to the stock, so when plotting the observed against the fitted values the points should fall around the y=x line. If they do not, then the index may not be a good proxy for the stock trend. Patterns in the </w:t>
      </w:r>
      <w:r>
        <w:rPr>
          <w:rFonts w:ascii="Times New Roman" w:hAnsi="Times New Roman"/>
          <w:sz w:val="20"/>
          <w:szCs w:val="20"/>
        </w:rPr>
        <w:t>residuals, e.g. by year due to changes in fishing practice, can be identified by plotting the residuals against year. It is also assumed that variance does not vary with the mean</w:t>
      </w:r>
      <w:ins w:id="27" w:author="Paul de Bruyn" w:date="2016-04-21T15:58:00Z">
        <w:r w:rsidR="003F0B7C">
          <w:rPr>
            <w:rFonts w:ascii="Times New Roman" w:hAnsi="Times New Roman"/>
            <w:sz w:val="20"/>
            <w:szCs w:val="20"/>
          </w:rPr>
          <w:t>.</w:t>
        </w:r>
      </w:ins>
      <w:del w:id="28" w:author="Paul de Bruyn" w:date="2016-04-21T15:58:00Z">
        <w:r w:rsidDel="003F0B7C">
          <w:rPr>
            <w:rFonts w:ascii="Times New Roman" w:hAnsi="Times New Roman"/>
            <w:sz w:val="20"/>
            <w:szCs w:val="20"/>
          </w:rPr>
          <w:delText>,</w:delText>
        </w:r>
      </w:del>
      <w:r>
        <w:rPr>
          <w:rFonts w:ascii="Times New Roman" w:hAnsi="Times New Roman"/>
          <w:sz w:val="20"/>
          <w:szCs w:val="20"/>
        </w:rPr>
        <w:t xml:space="preserve"> </w:t>
      </w:r>
      <w:del w:id="29" w:author="Paul de Bruyn" w:date="2016-04-21T15:58:00Z">
        <w:r w:rsidDel="003F0B7C">
          <w:rPr>
            <w:rFonts w:ascii="Times New Roman" w:hAnsi="Times New Roman"/>
            <w:sz w:val="20"/>
            <w:szCs w:val="20"/>
          </w:rPr>
          <w:delText>t</w:delText>
        </w:r>
      </w:del>
      <w:ins w:id="30" w:author="Paul de Bruyn" w:date="2016-04-21T15:58:00Z">
        <w:r w:rsidR="003F0B7C">
          <w:rPr>
            <w:rFonts w:ascii="Times New Roman" w:hAnsi="Times New Roman"/>
            <w:sz w:val="20"/>
            <w:szCs w:val="20"/>
          </w:rPr>
          <w:t>T</w:t>
        </w:r>
      </w:ins>
      <w:r>
        <w:rPr>
          <w:rFonts w:ascii="Times New Roman" w:hAnsi="Times New Roman"/>
          <w:sz w:val="20"/>
          <w:szCs w:val="20"/>
        </w:rPr>
        <w:t xml:space="preserve">his assumption can be checked by plotting the residuals against the fitted </w:t>
      </w:r>
      <w:r>
        <w:rPr>
          <w:rFonts w:ascii="Times New Roman" w:hAnsi="Times New Roman"/>
          <w:sz w:val="20"/>
          <w:szCs w:val="20"/>
        </w:rPr>
        <w:t>values. Estimates of variance obtained from bootstrapping and other techniques assume that residuals are independently and identically distributed (</w:t>
      </w:r>
      <w:proofErr w:type="spellStart"/>
      <w:r>
        <w:rPr>
          <w:rFonts w:ascii="Times New Roman" w:hAnsi="Times New Roman"/>
          <w:sz w:val="20"/>
          <w:szCs w:val="20"/>
        </w:rPr>
        <w:t>i.i.d</w:t>
      </w:r>
      <w:proofErr w:type="spellEnd"/>
      <w:r>
        <w:rPr>
          <w:rFonts w:ascii="Times New Roman" w:hAnsi="Times New Roman"/>
          <w:sz w:val="20"/>
          <w:szCs w:val="20"/>
        </w:rPr>
        <w:t>.). This assumption</w:t>
      </w:r>
      <w:del w:id="31" w:author="Paul de Bruyn" w:date="2016-04-21T15:58:00Z">
        <w:r w:rsidDel="003F0B7C">
          <w:rPr>
            <w:rFonts w:ascii="Times New Roman" w:hAnsi="Times New Roman"/>
            <w:sz w:val="20"/>
            <w:szCs w:val="20"/>
          </w:rPr>
          <w:delText>s</w:delText>
        </w:r>
      </w:del>
      <w:r>
        <w:rPr>
          <w:rFonts w:ascii="Times New Roman" w:hAnsi="Times New Roman"/>
          <w:sz w:val="20"/>
          <w:szCs w:val="20"/>
        </w:rPr>
        <w:t xml:space="preserve"> can be validated by inspection of the residuals above. It is assumed that the resi</w:t>
      </w:r>
      <w:r>
        <w:rPr>
          <w:rFonts w:ascii="Times New Roman" w:hAnsi="Times New Roman"/>
          <w:sz w:val="20"/>
          <w:szCs w:val="20"/>
        </w:rPr>
        <w:t>duals are not auto-correlated; plots of the residuals against each other with a lag of 1 to identify autocorrelation. Significant autocorrelations could be due to an increase in catchability with time; which may result in a more optimistic estimate of curr</w:t>
      </w:r>
      <w:r>
        <w:rPr>
          <w:rFonts w:ascii="Times New Roman" w:hAnsi="Times New Roman"/>
          <w:sz w:val="20"/>
          <w:szCs w:val="20"/>
        </w:rPr>
        <w:t>ent stock status as any decline in the stock is masked by an increase in catchability.</w:t>
      </w:r>
    </w:p>
    <w:p w:rsidR="005E42FF" w:rsidRDefault="00520988">
      <w:pPr>
        <w:pStyle w:val="TextBody"/>
        <w:spacing w:line="240" w:lineRule="auto"/>
        <w:jc w:val="both"/>
        <w:rPr>
          <w:rFonts w:ascii="Times New Roman" w:hAnsi="Times New Roman"/>
          <w:b/>
          <w:bCs/>
          <w:i/>
          <w:iCs/>
          <w:sz w:val="20"/>
          <w:szCs w:val="20"/>
        </w:rPr>
      </w:pPr>
      <w:r>
        <w:rPr>
          <w:rFonts w:ascii="Times New Roman" w:hAnsi="Times New Roman"/>
          <w:b/>
          <w:bCs/>
          <w:i/>
          <w:iCs/>
          <w:sz w:val="20"/>
          <w:szCs w:val="20"/>
        </w:rPr>
        <w:t>Simulation</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 xml:space="preserve">Simulation methods such as the jack knife or bootstrap </w:t>
      </w:r>
      <w:del w:id="32" w:author="Paul de Bruyn" w:date="2016-04-21T15:59:00Z">
        <w:r w:rsidDel="003F0B7C">
          <w:rPr>
            <w:rFonts w:ascii="Times New Roman" w:hAnsi="Times New Roman"/>
            <w:sz w:val="20"/>
            <w:szCs w:val="20"/>
          </w:rPr>
          <w:delText xml:space="preserve">to </w:delText>
        </w:r>
      </w:del>
      <w:r>
        <w:rPr>
          <w:rFonts w:ascii="Times New Roman" w:hAnsi="Times New Roman"/>
          <w:sz w:val="20"/>
          <w:szCs w:val="20"/>
        </w:rPr>
        <w:t xml:space="preserve">identify problems with the data and model specifications; and </w:t>
      </w:r>
      <w:ins w:id="33" w:author="Paul de Bruyn" w:date="2016-04-21T16:00:00Z">
        <w:r w:rsidR="003F0B7C">
          <w:rPr>
            <w:rFonts w:ascii="Times New Roman" w:hAnsi="Times New Roman"/>
            <w:sz w:val="20"/>
            <w:szCs w:val="20"/>
          </w:rPr>
          <w:t>a</w:t>
        </w:r>
      </w:ins>
      <w:del w:id="34" w:author="Paul de Bruyn" w:date="2016-04-21T16:00:00Z">
        <w:r w:rsidDel="003F0B7C">
          <w:rPr>
            <w:rFonts w:ascii="Times New Roman" w:hAnsi="Times New Roman"/>
            <w:sz w:val="20"/>
            <w:szCs w:val="20"/>
          </w:rPr>
          <w:delText>A</w:delText>
        </w:r>
      </w:del>
      <w:r>
        <w:rPr>
          <w:rFonts w:ascii="Times New Roman" w:hAnsi="Times New Roman"/>
          <w:sz w:val="20"/>
          <w:szCs w:val="20"/>
        </w:rPr>
        <w:t xml:space="preserve">fter fitting </w:t>
      </w:r>
      <w:ins w:id="35" w:author="Paul de Bruyn" w:date="2016-04-21T16:00:00Z">
        <w:r w:rsidR="003F0B7C">
          <w:rPr>
            <w:rFonts w:ascii="Times New Roman" w:hAnsi="Times New Roman"/>
            <w:sz w:val="20"/>
            <w:szCs w:val="20"/>
          </w:rPr>
          <w:t xml:space="preserve">these </w:t>
        </w:r>
      </w:ins>
      <w:r>
        <w:rPr>
          <w:rFonts w:ascii="Times New Roman" w:hAnsi="Times New Roman"/>
          <w:sz w:val="20"/>
          <w:szCs w:val="20"/>
        </w:rPr>
        <w:t>methods</w:t>
      </w:r>
      <w:del w:id="36" w:author="Paul de Bruyn" w:date="2016-04-21T16:00:00Z">
        <w:r w:rsidDel="003F0B7C">
          <w:rPr>
            <w:rFonts w:ascii="Times New Roman" w:hAnsi="Times New Roman"/>
            <w:sz w:val="20"/>
            <w:szCs w:val="20"/>
          </w:rPr>
          <w:delText xml:space="preserve"> such as the jack</w:delText>
        </w:r>
        <w:r w:rsidDel="003F0B7C">
          <w:rPr>
            <w:rFonts w:ascii="Times New Roman" w:hAnsi="Times New Roman"/>
            <w:sz w:val="20"/>
            <w:szCs w:val="20"/>
          </w:rPr>
          <w:delText>-knife or bootstrap</w:delText>
        </w:r>
      </w:del>
      <w:r>
        <w:rPr>
          <w:rFonts w:ascii="Times New Roman" w:hAnsi="Times New Roman"/>
          <w:sz w:val="20"/>
          <w:szCs w:val="20"/>
        </w:rPr>
        <w:t xml:space="preserve"> can check for problems with the data and model specifications; e.g. due to highly correlated or ill-defined parameters. Where parameters are fixed due to lack of information in the data, e.g. the shape parameter (p) and initial depletio</w:t>
      </w:r>
      <w:r>
        <w:rPr>
          <w:rFonts w:ascii="Times New Roman" w:hAnsi="Times New Roman"/>
          <w:sz w:val="20"/>
          <w:szCs w:val="20"/>
        </w:rPr>
        <w:t>n (B0),</w:t>
      </w:r>
      <w:ins w:id="37" w:author="Paul de Bruyn" w:date="2016-04-21T16:00:00Z">
        <w:r w:rsidR="003F0B7C">
          <w:rPr>
            <w:rFonts w:ascii="Times New Roman" w:hAnsi="Times New Roman"/>
            <w:sz w:val="20"/>
            <w:szCs w:val="20"/>
          </w:rPr>
          <w:t xml:space="preserve"> </w:t>
        </w:r>
      </w:ins>
      <w:r>
        <w:rPr>
          <w:rFonts w:ascii="Times New Roman" w:hAnsi="Times New Roman"/>
          <w:sz w:val="20"/>
          <w:szCs w:val="20"/>
        </w:rPr>
        <w:t xml:space="preserve">sensitivity analysis can be conducted where an assessment is run for a range of fixed values. </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An objective of stock assessment is to provide advice on the response of a stock to management. This requires that the prediction ability of models is val</w:t>
      </w:r>
      <w:r>
        <w:rPr>
          <w:rFonts w:ascii="Times New Roman" w:hAnsi="Times New Roman"/>
          <w:sz w:val="20"/>
          <w:szCs w:val="20"/>
        </w:rPr>
        <w:t xml:space="preserve">idated. If a data series is regarded as being representative of the dynamics of the stock then it can be used as a model-free validation measure using a </w:t>
      </w:r>
      <w:proofErr w:type="spellStart"/>
      <w:r>
        <w:rPr>
          <w:rFonts w:ascii="Times New Roman" w:hAnsi="Times New Roman"/>
          <w:sz w:val="20"/>
          <w:szCs w:val="20"/>
        </w:rPr>
        <w:t>hindcast</w:t>
      </w:r>
      <w:proofErr w:type="spellEnd"/>
      <w:r>
        <w:rPr>
          <w:rFonts w:ascii="Times New Roman" w:hAnsi="Times New Roman"/>
          <w:sz w:val="20"/>
          <w:szCs w:val="20"/>
        </w:rPr>
        <w:t>. A model is fitted to the first part of a time series and then projected over the omitted peri</w:t>
      </w:r>
      <w:r>
        <w:rPr>
          <w:rFonts w:ascii="Times New Roman" w:hAnsi="Times New Roman"/>
          <w:sz w:val="20"/>
          <w:szCs w:val="20"/>
        </w:rPr>
        <w:t xml:space="preserve">od; the best performing model can then be identified by comparing the predictions with observations. Methods like </w:t>
      </w:r>
      <w:proofErr w:type="spellStart"/>
      <w:r>
        <w:rPr>
          <w:rFonts w:ascii="Times New Roman" w:hAnsi="Times New Roman"/>
          <w:sz w:val="20"/>
          <w:szCs w:val="20"/>
        </w:rPr>
        <w:t>Akaike</w:t>
      </w:r>
      <w:ins w:id="38" w:author="Paul de Bruyn" w:date="2016-04-21T16:01:00Z">
        <w:r w:rsidR="00FB14C8">
          <w:rPr>
            <w:rFonts w:ascii="Times New Roman" w:hAnsi="Times New Roman"/>
            <w:sz w:val="20"/>
            <w:szCs w:val="20"/>
          </w:rPr>
          <w:t>’</w:t>
        </w:r>
      </w:ins>
      <w:r>
        <w:rPr>
          <w:rFonts w:ascii="Times New Roman" w:hAnsi="Times New Roman"/>
          <w:sz w:val="20"/>
          <w:szCs w:val="20"/>
        </w:rPr>
        <w:t>s</w:t>
      </w:r>
      <w:proofErr w:type="spellEnd"/>
      <w:r>
        <w:rPr>
          <w:rFonts w:ascii="Times New Roman" w:hAnsi="Times New Roman"/>
          <w:sz w:val="20"/>
          <w:szCs w:val="20"/>
        </w:rPr>
        <w:t xml:space="preserve"> Information Criterion, which are commonly used to compare and choose between multiple model fits, require a common dataset. However, i</w:t>
      </w:r>
      <w:r>
        <w:rPr>
          <w:rFonts w:ascii="Times New Roman" w:hAnsi="Times New Roman"/>
          <w:sz w:val="20"/>
          <w:szCs w:val="20"/>
        </w:rPr>
        <w:t>n stock assessment the evaluation of alternative model structures and assumptions often requires different datasets to be used. In contrast hindcasting has few parametric or theoretic assumptions, is conceptually simple and can be used with different model</w:t>
      </w:r>
      <w:r>
        <w:rPr>
          <w:rFonts w:ascii="Times New Roman" w:hAnsi="Times New Roman"/>
          <w:sz w:val="20"/>
          <w:szCs w:val="20"/>
        </w:rPr>
        <w:t>s and datasets. Also when evaluating the robustness of management advice it is predictions that are of primary interest</w:t>
      </w:r>
      <w:ins w:id="39" w:author="Paul de Bruyn" w:date="2016-04-21T16:02:00Z">
        <w:r w:rsidR="00FB14C8">
          <w:rPr>
            <w:rFonts w:ascii="Times New Roman" w:hAnsi="Times New Roman"/>
            <w:sz w:val="20"/>
            <w:szCs w:val="20"/>
          </w:rPr>
          <w:t>,</w:t>
        </w:r>
      </w:ins>
      <w:r>
        <w:rPr>
          <w:rFonts w:ascii="Times New Roman" w:hAnsi="Times New Roman"/>
          <w:sz w:val="20"/>
          <w:szCs w:val="20"/>
        </w:rPr>
        <w:t xml:space="preserve"> not fits to historic data. It provides an objective technique for evaluating the impact of model choice and assumptions on predictions, </w:t>
      </w:r>
      <w:r>
        <w:rPr>
          <w:rFonts w:ascii="Times New Roman" w:hAnsi="Times New Roman"/>
          <w:sz w:val="20"/>
          <w:szCs w:val="20"/>
        </w:rPr>
        <w:t>i.e. a red face test. The approach also helps to identify what data are informative and the impact of alternative scenarios.</w:t>
      </w:r>
    </w:p>
    <w:p w:rsidR="005E42FF" w:rsidRDefault="00520988">
      <w:pPr>
        <w:pStyle w:val="TextBody"/>
        <w:spacing w:line="240" w:lineRule="auto"/>
        <w:jc w:val="both"/>
        <w:rPr>
          <w:rFonts w:ascii="Times New Roman" w:hAnsi="Times New Roman"/>
          <w:b/>
          <w:bCs/>
          <w:sz w:val="20"/>
          <w:szCs w:val="20"/>
        </w:rPr>
      </w:pPr>
      <w:r>
        <w:rPr>
          <w:rFonts w:ascii="Times New Roman" w:hAnsi="Times New Roman"/>
          <w:b/>
          <w:bCs/>
          <w:sz w:val="20"/>
          <w:szCs w:val="20"/>
        </w:rPr>
        <w:t>Prediction Skill</w:t>
      </w:r>
    </w:p>
    <w:p w:rsidR="005E42FF" w:rsidRDefault="00520988">
      <w:pPr>
        <w:pStyle w:val="TextBody"/>
        <w:spacing w:line="240" w:lineRule="auto"/>
        <w:jc w:val="both"/>
        <w:rPr>
          <w:rFonts w:ascii="Times New Roman" w:hAnsi="Times New Roman"/>
          <w:sz w:val="20"/>
          <w:szCs w:val="20"/>
        </w:rPr>
      </w:pPr>
      <w:r>
        <w:rPr>
          <w:rFonts w:ascii="Times New Roman" w:hAnsi="Times New Roman"/>
          <w:sz w:val="20"/>
          <w:szCs w:val="20"/>
        </w:rPr>
        <w:t>A major uncertainty in stock assessment is the difference between models and reality. The validation of model pred</w:t>
      </w:r>
      <w:r>
        <w:rPr>
          <w:rFonts w:ascii="Times New Roman" w:hAnsi="Times New Roman"/>
          <w:sz w:val="20"/>
          <w:szCs w:val="20"/>
        </w:rPr>
        <w:t xml:space="preserve">ictions is difficult, however, as fish stocks can rarely be observed and counted. We therefore conducted a </w:t>
      </w:r>
      <w:proofErr w:type="spellStart"/>
      <w:r>
        <w:rPr>
          <w:rFonts w:ascii="Times New Roman" w:hAnsi="Times New Roman"/>
          <w:sz w:val="20"/>
          <w:szCs w:val="20"/>
        </w:rPr>
        <w:t>hindcast</w:t>
      </w:r>
      <w:proofErr w:type="spellEnd"/>
      <w:r>
        <w:rPr>
          <w:rFonts w:ascii="Times New Roman" w:hAnsi="Times New Roman"/>
          <w:sz w:val="20"/>
          <w:szCs w:val="20"/>
        </w:rPr>
        <w:t xml:space="preserve"> to prediction skill. In a </w:t>
      </w:r>
      <w:proofErr w:type="spellStart"/>
      <w:r>
        <w:rPr>
          <w:rFonts w:ascii="Times New Roman" w:hAnsi="Times New Roman"/>
          <w:sz w:val="20"/>
          <w:szCs w:val="20"/>
        </w:rPr>
        <w:t>hindcast</w:t>
      </w:r>
      <w:proofErr w:type="spellEnd"/>
      <w:ins w:id="40" w:author="Paul de Bruyn" w:date="2016-04-21T16:02:00Z">
        <w:r w:rsidR="00FB14C8">
          <w:rPr>
            <w:rFonts w:ascii="Times New Roman" w:hAnsi="Times New Roman"/>
            <w:sz w:val="20"/>
            <w:szCs w:val="20"/>
          </w:rPr>
          <w:t>,</w:t>
        </w:r>
      </w:ins>
      <w:r>
        <w:rPr>
          <w:rFonts w:ascii="Times New Roman" w:hAnsi="Times New Roman"/>
          <w:sz w:val="20"/>
          <w:szCs w:val="20"/>
        </w:rPr>
        <w:t xml:space="preserve"> a model is fitted to the first part of a time series and then projected over the period omitted in the or</w:t>
      </w:r>
      <w:r>
        <w:rPr>
          <w:rFonts w:ascii="Times New Roman" w:hAnsi="Times New Roman"/>
          <w:sz w:val="20"/>
          <w:szCs w:val="20"/>
        </w:rPr>
        <w:t>iginal fit. Prediction skill can then be evaluated by comparing the projection predictions with observations (Kell et al. accepted).</w:t>
      </w:r>
    </w:p>
    <w:p w:rsidR="005E42FF" w:rsidRDefault="005E42FF">
      <w:pPr>
        <w:pStyle w:val="TextBody"/>
        <w:spacing w:line="240" w:lineRule="auto"/>
        <w:jc w:val="both"/>
        <w:rPr>
          <w:rFonts w:ascii="Times New Roman" w:hAnsi="Times New Roman"/>
          <w:sz w:val="20"/>
          <w:szCs w:val="20"/>
        </w:rPr>
      </w:pPr>
    </w:p>
    <w:p w:rsidR="005E42FF" w:rsidRDefault="00520988">
      <w:pPr>
        <w:pStyle w:val="Heading1"/>
        <w:numPr>
          <w:ilvl w:val="0"/>
          <w:numId w:val="1"/>
        </w:numPr>
        <w:tabs>
          <w:tab w:val="left" w:pos="0"/>
        </w:tabs>
        <w:spacing w:before="0" w:after="0"/>
        <w:jc w:val="both"/>
        <w:rPr>
          <w:rFonts w:ascii="Times New Roman" w:hAnsi="Times New Roman"/>
          <w:sz w:val="20"/>
          <w:szCs w:val="20"/>
        </w:rPr>
      </w:pPr>
      <w:r>
        <w:rPr>
          <w:rFonts w:ascii="Times New Roman" w:hAnsi="Times New Roman"/>
          <w:sz w:val="20"/>
          <w:szCs w:val="20"/>
        </w:rPr>
        <w:t>Results</w:t>
      </w:r>
    </w:p>
    <w:p w:rsidR="005E42FF" w:rsidRDefault="005E42FF">
      <w:pPr>
        <w:pStyle w:val="TextBody"/>
        <w:spacing w:after="0" w:line="240" w:lineRule="auto"/>
        <w:jc w:val="both"/>
      </w:pPr>
    </w:p>
    <w:p w:rsidR="005E42FF" w:rsidRDefault="00520988">
      <w:pPr>
        <w:pStyle w:val="TextBody"/>
        <w:spacing w:after="0" w:line="240" w:lineRule="auto"/>
        <w:jc w:val="both"/>
        <w:rPr>
          <w:rFonts w:ascii="Times New Roman" w:hAnsi="Times New Roman"/>
          <w:sz w:val="20"/>
          <w:szCs w:val="20"/>
        </w:rPr>
      </w:pPr>
      <w:r>
        <w:rPr>
          <w:rFonts w:ascii="Times New Roman" w:hAnsi="Times New Roman"/>
          <w:sz w:val="20"/>
          <w:szCs w:val="20"/>
        </w:rPr>
        <w:t xml:space="preserve">The fits obtained using the </w:t>
      </w:r>
      <w:proofErr w:type="spellStart"/>
      <w:r>
        <w:rPr>
          <w:rFonts w:ascii="Times New Roman" w:hAnsi="Times New Roman"/>
          <w:sz w:val="20"/>
          <w:szCs w:val="20"/>
        </w:rPr>
        <w:t>biodyn</w:t>
      </w:r>
      <w:proofErr w:type="spellEnd"/>
      <w:r>
        <w:rPr>
          <w:rFonts w:ascii="Times New Roman" w:hAnsi="Times New Roman"/>
          <w:sz w:val="20"/>
          <w:szCs w:val="20"/>
        </w:rPr>
        <w:t xml:space="preserve"> algorithm is shown in </w:t>
      </w:r>
      <w:r>
        <w:rPr>
          <w:rFonts w:ascii="Times New Roman" w:hAnsi="Times New Roman"/>
          <w:b/>
          <w:bCs/>
          <w:sz w:val="20"/>
          <w:szCs w:val="20"/>
        </w:rPr>
        <w:t xml:space="preserve">Figure </w:t>
      </w:r>
      <w:proofErr w:type="gramStart"/>
      <w:r>
        <w:rPr>
          <w:rFonts w:ascii="Times New Roman" w:hAnsi="Times New Roman"/>
          <w:b/>
          <w:bCs/>
          <w:sz w:val="20"/>
          <w:szCs w:val="20"/>
        </w:rPr>
        <w:t>4</w:t>
      </w:r>
      <w:r>
        <w:rPr>
          <w:rFonts w:ascii="Times New Roman" w:hAnsi="Times New Roman"/>
          <w:sz w:val="20"/>
          <w:szCs w:val="20"/>
        </w:rPr>
        <w:t>,</w:t>
      </w:r>
      <w:proofErr w:type="gramEnd"/>
      <w:r>
        <w:rPr>
          <w:rFonts w:ascii="Times New Roman" w:hAnsi="Times New Roman"/>
          <w:sz w:val="20"/>
          <w:szCs w:val="20"/>
        </w:rPr>
        <w:t xml:space="preserve"> and the residuals from the CPUE in </w:t>
      </w:r>
      <w:r>
        <w:rPr>
          <w:rFonts w:ascii="Times New Roman" w:hAnsi="Times New Roman"/>
          <w:b/>
          <w:bCs/>
          <w:sz w:val="20"/>
          <w:szCs w:val="20"/>
        </w:rPr>
        <w:t>Figure 5</w:t>
      </w:r>
      <w:r>
        <w:rPr>
          <w:rFonts w:ascii="Times New Roman" w:hAnsi="Times New Roman"/>
          <w:sz w:val="20"/>
          <w:szCs w:val="20"/>
        </w:rPr>
        <w:t xml:space="preserve">. To check convergence and the information content of the data </w:t>
      </w:r>
      <w:r>
        <w:rPr>
          <w:rFonts w:ascii="Times New Roman" w:hAnsi="Times New Roman"/>
          <w:b/>
          <w:bCs/>
          <w:sz w:val="20"/>
          <w:szCs w:val="20"/>
        </w:rPr>
        <w:t xml:space="preserve">Figure 6 </w:t>
      </w:r>
      <w:r>
        <w:rPr>
          <w:rFonts w:ascii="Times New Roman" w:hAnsi="Times New Roman"/>
          <w:sz w:val="20"/>
          <w:szCs w:val="20"/>
        </w:rPr>
        <w:t xml:space="preserve">plots the sums of squares by scenario and data series (i.e. component).  The observed values are plotted against the fitted values to check whether the CPUE series are a good index of </w:t>
      </w:r>
      <w:r>
        <w:rPr>
          <w:rFonts w:ascii="Times New Roman" w:hAnsi="Times New Roman"/>
          <w:sz w:val="20"/>
          <w:szCs w:val="20"/>
        </w:rPr>
        <w:t>relative abundance (</w:t>
      </w:r>
      <w:r>
        <w:rPr>
          <w:rFonts w:ascii="Times New Roman" w:hAnsi="Times New Roman"/>
          <w:b/>
          <w:bCs/>
          <w:sz w:val="20"/>
          <w:szCs w:val="20"/>
        </w:rPr>
        <w:t>Figure 7,</w:t>
      </w:r>
      <w:r>
        <w:rPr>
          <w:rFonts w:ascii="Times New Roman" w:hAnsi="Times New Roman"/>
          <w:sz w:val="20"/>
          <w:szCs w:val="20"/>
        </w:rPr>
        <w:t xml:space="preserve"> blue line is a linear regression fitted to points, black the y=x line. Next the residuals are plotted to check for violation of model assumptions. The residuals are plotted by year in </w:t>
      </w:r>
      <w:r>
        <w:rPr>
          <w:rFonts w:ascii="Times New Roman" w:hAnsi="Times New Roman"/>
          <w:b/>
          <w:bCs/>
          <w:sz w:val="20"/>
          <w:szCs w:val="20"/>
        </w:rPr>
        <w:t>Figure 8</w:t>
      </w:r>
      <w:r>
        <w:rPr>
          <w:rFonts w:ascii="Times New Roman" w:hAnsi="Times New Roman"/>
          <w:sz w:val="20"/>
          <w:szCs w:val="20"/>
        </w:rPr>
        <w:t xml:space="preserve"> to check patterns in time that ma</w:t>
      </w:r>
      <w:r>
        <w:rPr>
          <w:rFonts w:ascii="Times New Roman" w:hAnsi="Times New Roman"/>
          <w:sz w:val="20"/>
          <w:szCs w:val="20"/>
        </w:rPr>
        <w:t xml:space="preserve">y suggest the index is not tracking the stock. </w:t>
      </w:r>
    </w:p>
    <w:p w:rsidR="005E42FF" w:rsidRDefault="00520988">
      <w:pPr>
        <w:pStyle w:val="TextBody"/>
        <w:spacing w:after="0" w:line="240" w:lineRule="auto"/>
        <w:jc w:val="both"/>
        <w:rPr>
          <w:rFonts w:ascii="Times New Roman" w:hAnsi="Times New Roman"/>
          <w:sz w:val="20"/>
          <w:szCs w:val="20"/>
        </w:rPr>
      </w:pPr>
      <w:r>
        <w:rPr>
          <w:rFonts w:ascii="Times New Roman" w:hAnsi="Times New Roman"/>
          <w:b/>
          <w:bCs/>
          <w:sz w:val="20"/>
          <w:szCs w:val="20"/>
        </w:rPr>
        <w:lastRenderedPageBreak/>
        <w:t>Figure 9</w:t>
      </w:r>
      <w:r>
        <w:rPr>
          <w:rFonts w:ascii="Times New Roman" w:hAnsi="Times New Roman"/>
          <w:sz w:val="20"/>
          <w:szCs w:val="20"/>
        </w:rPr>
        <w:t xml:space="preserve"> shows quantile-quantile plots to compare residual distribution with the normal distribution. </w:t>
      </w:r>
      <w:r>
        <w:rPr>
          <w:rFonts w:ascii="Times New Roman" w:hAnsi="Times New Roman"/>
          <w:b/>
          <w:bCs/>
          <w:sz w:val="20"/>
          <w:szCs w:val="20"/>
        </w:rPr>
        <w:t>Figure 10</w:t>
      </w:r>
      <w:r>
        <w:rPr>
          <w:rFonts w:ascii="Times New Roman" w:hAnsi="Times New Roman"/>
          <w:sz w:val="20"/>
          <w:szCs w:val="20"/>
        </w:rPr>
        <w:t xml:space="preserve"> plots the residuals against fitted value with to check the variance relationship. Next </w:t>
      </w:r>
      <w:r>
        <w:rPr>
          <w:rFonts w:ascii="Times New Roman" w:hAnsi="Times New Roman"/>
          <w:b/>
          <w:bCs/>
          <w:sz w:val="20"/>
          <w:szCs w:val="20"/>
        </w:rPr>
        <w:t>Figure 11</w:t>
      </w:r>
      <w:r>
        <w:rPr>
          <w:rFonts w:ascii="Times New Roman" w:hAnsi="Times New Roman"/>
          <w:sz w:val="20"/>
          <w:szCs w:val="20"/>
        </w:rPr>
        <w:t xml:space="preserve"> plots the residuals with a lag of one against each other to check for autocorrelation, and finally the predicted stock trend by index (points), with biomass estimates (blue) and a local regression (black) are presented in </w:t>
      </w:r>
      <w:r>
        <w:rPr>
          <w:rFonts w:ascii="Times New Roman" w:hAnsi="Times New Roman"/>
          <w:b/>
          <w:bCs/>
          <w:sz w:val="20"/>
          <w:szCs w:val="20"/>
        </w:rPr>
        <w:t>Figure 12</w:t>
      </w:r>
      <w:r>
        <w:rPr>
          <w:rFonts w:ascii="Times New Roman" w:hAnsi="Times New Roman"/>
          <w:sz w:val="20"/>
          <w:szCs w:val="20"/>
        </w:rPr>
        <w:t>. The production functio</w:t>
      </w:r>
      <w:r>
        <w:rPr>
          <w:rFonts w:ascii="Times New Roman" w:hAnsi="Times New Roman"/>
          <w:sz w:val="20"/>
          <w:szCs w:val="20"/>
        </w:rPr>
        <w:t xml:space="preserve">ns and time series of yield v stock biomass are presented in </w:t>
      </w:r>
      <w:r>
        <w:rPr>
          <w:rFonts w:ascii="Times New Roman" w:hAnsi="Times New Roman"/>
          <w:b/>
          <w:bCs/>
          <w:sz w:val="20"/>
          <w:szCs w:val="20"/>
        </w:rPr>
        <w:t>Figure 13.</w:t>
      </w:r>
      <w:r>
        <w:rPr>
          <w:rFonts w:ascii="Times New Roman" w:hAnsi="Times New Roman"/>
          <w:sz w:val="20"/>
          <w:szCs w:val="20"/>
        </w:rPr>
        <w:t xml:space="preserve"> Next a jack knife is conducted to evaluate the influence of individual points and potential bias; </w:t>
      </w:r>
      <w:r>
        <w:rPr>
          <w:rFonts w:ascii="Times New Roman" w:hAnsi="Times New Roman"/>
          <w:b/>
          <w:bCs/>
          <w:sz w:val="20"/>
          <w:szCs w:val="20"/>
        </w:rPr>
        <w:t>Figure 14</w:t>
      </w:r>
      <w:r>
        <w:rPr>
          <w:rFonts w:ascii="Times New Roman" w:hAnsi="Times New Roman"/>
          <w:sz w:val="20"/>
          <w:szCs w:val="20"/>
        </w:rPr>
        <w:t xml:space="preserve"> shows the jack knife of r and </w:t>
      </w:r>
      <w:r>
        <w:rPr>
          <w:rFonts w:ascii="Times New Roman" w:hAnsi="Times New Roman"/>
          <w:b/>
          <w:bCs/>
          <w:sz w:val="20"/>
          <w:szCs w:val="20"/>
        </w:rPr>
        <w:t>Figure 15</w:t>
      </w:r>
      <w:r>
        <w:rPr>
          <w:rFonts w:ascii="Times New Roman" w:hAnsi="Times New Roman"/>
          <w:sz w:val="20"/>
          <w:szCs w:val="20"/>
        </w:rPr>
        <w:t xml:space="preserve"> the jack knife of K. The </w:t>
      </w:r>
      <w:proofErr w:type="spellStart"/>
      <w:r>
        <w:rPr>
          <w:rFonts w:ascii="Times New Roman" w:hAnsi="Times New Roman"/>
          <w:sz w:val="20"/>
          <w:szCs w:val="20"/>
        </w:rPr>
        <w:t>hindcasts</w:t>
      </w:r>
      <w:proofErr w:type="spellEnd"/>
      <w:r>
        <w:rPr>
          <w:rFonts w:ascii="Times New Roman" w:hAnsi="Times New Roman"/>
          <w:sz w:val="20"/>
          <w:szCs w:val="20"/>
        </w:rPr>
        <w:t xml:space="preserve"> a</w:t>
      </w:r>
      <w:r>
        <w:rPr>
          <w:rFonts w:ascii="Times New Roman" w:hAnsi="Times New Roman"/>
          <w:sz w:val="20"/>
          <w:szCs w:val="20"/>
        </w:rPr>
        <w:t xml:space="preserve">re presented in </w:t>
      </w:r>
      <w:r>
        <w:rPr>
          <w:rFonts w:ascii="Times New Roman" w:hAnsi="Times New Roman"/>
          <w:b/>
          <w:bCs/>
          <w:sz w:val="20"/>
          <w:szCs w:val="20"/>
        </w:rPr>
        <w:t>Figures 16, 17, 18, 19 and 20</w:t>
      </w:r>
      <w:r>
        <w:rPr>
          <w:rFonts w:ascii="Times New Roman" w:hAnsi="Times New Roman"/>
          <w:sz w:val="20"/>
          <w:szCs w:val="20"/>
        </w:rPr>
        <w:t>; it can be seen that the predictive ability of the Scenario 1 is good while that of Scenario 2 is poor</w:t>
      </w:r>
    </w:p>
    <w:p w:rsidR="005E42FF" w:rsidRDefault="005E42FF">
      <w:pPr>
        <w:pStyle w:val="TextBody"/>
        <w:spacing w:after="0" w:line="240" w:lineRule="auto"/>
        <w:jc w:val="both"/>
      </w:pPr>
    </w:p>
    <w:p w:rsidR="005E42FF" w:rsidRDefault="005E42FF">
      <w:pPr>
        <w:pStyle w:val="TextBody"/>
        <w:spacing w:after="0" w:line="240" w:lineRule="auto"/>
        <w:jc w:val="both"/>
      </w:pPr>
    </w:p>
    <w:p w:rsidR="005E42FF" w:rsidRDefault="00520988">
      <w:pPr>
        <w:pStyle w:val="TextBody"/>
        <w:spacing w:after="0" w:line="240" w:lineRule="auto"/>
        <w:jc w:val="both"/>
        <w:rPr>
          <w:rFonts w:ascii="Times New Roman" w:hAnsi="Times New Roman"/>
          <w:b/>
          <w:bCs/>
          <w:i/>
          <w:iCs/>
          <w:sz w:val="20"/>
          <w:szCs w:val="20"/>
        </w:rPr>
      </w:pPr>
      <w:r>
        <w:rPr>
          <w:rFonts w:ascii="Times New Roman" w:hAnsi="Times New Roman"/>
          <w:b/>
          <w:bCs/>
          <w:i/>
          <w:iCs/>
          <w:sz w:val="20"/>
          <w:szCs w:val="20"/>
        </w:rPr>
        <w:t>Discussion</w:t>
      </w:r>
    </w:p>
    <w:p w:rsidR="005E42FF" w:rsidRDefault="005E42FF">
      <w:pPr>
        <w:pStyle w:val="TextBody"/>
        <w:spacing w:after="0" w:line="240" w:lineRule="auto"/>
        <w:jc w:val="both"/>
      </w:pPr>
    </w:p>
    <w:p w:rsidR="005E42FF" w:rsidRDefault="00520988">
      <w:pPr>
        <w:pStyle w:val="TextBody"/>
        <w:spacing w:after="0" w:line="240" w:lineRule="auto"/>
        <w:jc w:val="both"/>
        <w:rPr>
          <w:rFonts w:ascii="Times New Roman" w:hAnsi="Times New Roman"/>
          <w:sz w:val="20"/>
          <w:szCs w:val="20"/>
        </w:rPr>
      </w:pPr>
      <w:r>
        <w:rPr>
          <w:rFonts w:ascii="Times New Roman" w:hAnsi="Times New Roman"/>
          <w:sz w:val="20"/>
          <w:szCs w:val="20"/>
        </w:rPr>
        <w:t>The diagnostics are generic and can be applied to models that use other datasets and estimate</w:t>
      </w:r>
      <w:r>
        <w:rPr>
          <w:rFonts w:ascii="Times New Roman" w:hAnsi="Times New Roman"/>
          <w:sz w:val="20"/>
          <w:szCs w:val="20"/>
        </w:rPr>
        <w:t xml:space="preserve"> more parameters and so can be used to compare models with different structures. As the complexity of models increase</w:t>
      </w:r>
      <w:ins w:id="41" w:author="Paul de Bruyn" w:date="2016-04-21T16:03:00Z">
        <w:r w:rsidR="00FB14C8">
          <w:rPr>
            <w:rFonts w:ascii="Times New Roman" w:hAnsi="Times New Roman"/>
            <w:sz w:val="20"/>
            <w:szCs w:val="20"/>
          </w:rPr>
          <w:t>,</w:t>
        </w:r>
      </w:ins>
      <w:r>
        <w:rPr>
          <w:rFonts w:ascii="Times New Roman" w:hAnsi="Times New Roman"/>
          <w:sz w:val="20"/>
          <w:szCs w:val="20"/>
        </w:rPr>
        <w:t xml:space="preserve"> diagnostics become more important to understand the robustness of estimates and how they propagate through to advice. Diagnostics also mak</w:t>
      </w:r>
      <w:r>
        <w:rPr>
          <w:rFonts w:ascii="Times New Roman" w:hAnsi="Times New Roman"/>
          <w:sz w:val="20"/>
          <w:szCs w:val="20"/>
        </w:rPr>
        <w:t xml:space="preserve">e the stock assessment process more transparent and help identify where more knowledge and better data are required. </w:t>
      </w:r>
    </w:p>
    <w:p w:rsidR="005E42FF" w:rsidRDefault="005E42FF">
      <w:pPr>
        <w:pStyle w:val="TextBody"/>
        <w:spacing w:after="0" w:line="240" w:lineRule="auto"/>
        <w:jc w:val="both"/>
      </w:pPr>
    </w:p>
    <w:p w:rsidR="005E42FF" w:rsidRDefault="00520988">
      <w:pPr>
        <w:pStyle w:val="TextBody"/>
        <w:spacing w:after="0" w:line="240" w:lineRule="auto"/>
        <w:jc w:val="both"/>
        <w:rPr>
          <w:rFonts w:ascii="Times New Roman" w:hAnsi="Times New Roman"/>
          <w:sz w:val="20"/>
          <w:szCs w:val="20"/>
        </w:rPr>
      </w:pPr>
      <w:r>
        <w:rPr>
          <w:rFonts w:ascii="Times New Roman" w:hAnsi="Times New Roman"/>
          <w:sz w:val="20"/>
          <w:szCs w:val="20"/>
        </w:rPr>
        <w:t>A proposed strategy for running the 2016 assessment is</w:t>
      </w:r>
    </w:p>
    <w:p w:rsidR="005E42FF" w:rsidRDefault="005E42FF">
      <w:pPr>
        <w:pStyle w:val="TextBody"/>
        <w:spacing w:after="0" w:line="240" w:lineRule="auto"/>
        <w:jc w:val="both"/>
      </w:pPr>
    </w:p>
    <w:p w:rsidR="005E42FF" w:rsidRDefault="00520988">
      <w:pPr>
        <w:pStyle w:val="TextBody"/>
        <w:numPr>
          <w:ilvl w:val="0"/>
          <w:numId w:val="2"/>
        </w:numPr>
        <w:spacing w:after="0" w:line="240" w:lineRule="auto"/>
        <w:jc w:val="both"/>
        <w:rPr>
          <w:rFonts w:ascii="Times New Roman" w:hAnsi="Times New Roman"/>
          <w:sz w:val="20"/>
          <w:szCs w:val="20"/>
        </w:rPr>
      </w:pPr>
      <w:r>
        <w:rPr>
          <w:rFonts w:ascii="Times New Roman" w:hAnsi="Times New Roman"/>
          <w:sz w:val="20"/>
          <w:szCs w:val="20"/>
        </w:rPr>
        <w:t xml:space="preserve">Use the Pella-Tomlinson production function, since the logistic production model </w:t>
      </w:r>
      <w:r>
        <w:rPr>
          <w:rFonts w:ascii="Times New Roman" w:hAnsi="Times New Roman"/>
          <w:sz w:val="20"/>
          <w:szCs w:val="20"/>
        </w:rPr>
        <w:t>is probably not appropriate for tunas. Since there is seldom sufficient information, however, in stock assessment data sets to estimate the shape parameter. Therefore life history relationships could be used to estimate the ratio between BM SY and K.</w:t>
      </w:r>
    </w:p>
    <w:p w:rsidR="005E42FF" w:rsidRDefault="00520988">
      <w:pPr>
        <w:pStyle w:val="TextBody"/>
        <w:numPr>
          <w:ilvl w:val="0"/>
          <w:numId w:val="2"/>
        </w:numPr>
        <w:spacing w:after="0" w:line="240" w:lineRule="auto"/>
        <w:jc w:val="both"/>
        <w:rPr>
          <w:rFonts w:ascii="Times New Roman" w:hAnsi="Times New Roman"/>
          <w:sz w:val="20"/>
          <w:szCs w:val="20"/>
        </w:rPr>
      </w:pPr>
      <w:r>
        <w:rPr>
          <w:rFonts w:ascii="Times New Roman" w:hAnsi="Times New Roman"/>
          <w:sz w:val="20"/>
          <w:szCs w:val="20"/>
        </w:rPr>
        <w:t>Choos</w:t>
      </w:r>
      <w:r>
        <w:rPr>
          <w:rFonts w:ascii="Times New Roman" w:hAnsi="Times New Roman"/>
          <w:sz w:val="20"/>
          <w:szCs w:val="20"/>
        </w:rPr>
        <w:t>e CPUEs to run as separate scenarios based on hypotheses that could eventually be tested.</w:t>
      </w:r>
    </w:p>
    <w:p w:rsidR="005E42FF" w:rsidRDefault="00520988">
      <w:pPr>
        <w:pStyle w:val="TextBody"/>
        <w:numPr>
          <w:ilvl w:val="0"/>
          <w:numId w:val="2"/>
        </w:numPr>
        <w:spacing w:after="0" w:line="240" w:lineRule="auto"/>
        <w:jc w:val="both"/>
        <w:rPr>
          <w:rFonts w:ascii="Times New Roman" w:hAnsi="Times New Roman"/>
          <w:sz w:val="20"/>
          <w:szCs w:val="20"/>
        </w:rPr>
      </w:pPr>
      <w:r>
        <w:rPr>
          <w:rFonts w:ascii="Times New Roman" w:hAnsi="Times New Roman"/>
          <w:sz w:val="20"/>
          <w:szCs w:val="20"/>
        </w:rPr>
        <w:t>Check robust</w:t>
      </w:r>
      <w:ins w:id="42" w:author="Paul de Bruyn" w:date="2016-04-21T16:03:00Z">
        <w:r w:rsidR="00FB14C8">
          <w:rPr>
            <w:rFonts w:ascii="Times New Roman" w:hAnsi="Times New Roman"/>
            <w:sz w:val="20"/>
            <w:szCs w:val="20"/>
          </w:rPr>
          <w:t>ness</w:t>
        </w:r>
      </w:ins>
      <w:bookmarkStart w:id="43" w:name="_GoBack"/>
      <w:bookmarkEnd w:id="43"/>
      <w:r>
        <w:rPr>
          <w:rFonts w:ascii="Times New Roman" w:hAnsi="Times New Roman"/>
          <w:sz w:val="20"/>
          <w:szCs w:val="20"/>
        </w:rPr>
        <w:t xml:space="preserve"> of the fits using jackknife/bootstrap.</w:t>
      </w:r>
    </w:p>
    <w:p w:rsidR="005E42FF" w:rsidRDefault="00520988">
      <w:pPr>
        <w:pStyle w:val="TextBody"/>
        <w:numPr>
          <w:ilvl w:val="0"/>
          <w:numId w:val="2"/>
        </w:numPr>
        <w:spacing w:after="0" w:line="240" w:lineRule="auto"/>
        <w:jc w:val="both"/>
        <w:rPr>
          <w:rFonts w:ascii="Times New Roman" w:hAnsi="Times New Roman"/>
          <w:sz w:val="20"/>
          <w:szCs w:val="20"/>
        </w:rPr>
      </w:pPr>
      <w:r>
        <w:rPr>
          <w:rFonts w:ascii="Times New Roman" w:hAnsi="Times New Roman"/>
          <w:sz w:val="20"/>
          <w:szCs w:val="20"/>
        </w:rPr>
        <w:t xml:space="preserve">Conduct a </w:t>
      </w:r>
      <w:proofErr w:type="spellStart"/>
      <w:r>
        <w:rPr>
          <w:rFonts w:ascii="Times New Roman" w:hAnsi="Times New Roman"/>
          <w:sz w:val="20"/>
          <w:szCs w:val="20"/>
        </w:rPr>
        <w:t>hindcast</w:t>
      </w:r>
      <w:proofErr w:type="spellEnd"/>
      <w:r>
        <w:rPr>
          <w:rFonts w:ascii="Times New Roman" w:hAnsi="Times New Roman"/>
          <w:sz w:val="20"/>
          <w:szCs w:val="20"/>
        </w:rPr>
        <w:t xml:space="preserve"> to test prediction skill.</w:t>
      </w:r>
    </w:p>
    <w:p w:rsidR="005E42FF" w:rsidRDefault="005E42FF">
      <w:pPr>
        <w:pStyle w:val="TextBody"/>
        <w:spacing w:after="0" w:line="240" w:lineRule="auto"/>
        <w:jc w:val="both"/>
      </w:pPr>
    </w:p>
    <w:p w:rsidR="005E42FF" w:rsidRDefault="00520988">
      <w:pPr>
        <w:pStyle w:val="Heading1"/>
        <w:pageBreakBefore/>
        <w:numPr>
          <w:ilvl w:val="0"/>
          <w:numId w:val="1"/>
        </w:numPr>
        <w:tabs>
          <w:tab w:val="left" w:pos="0"/>
        </w:tabs>
        <w:jc w:val="both"/>
        <w:rPr>
          <w:rFonts w:ascii="Times New Roman" w:hAnsi="Times New Roman"/>
          <w:sz w:val="20"/>
          <w:szCs w:val="20"/>
        </w:rPr>
      </w:pPr>
      <w:r>
        <w:rPr>
          <w:rFonts w:ascii="Times New Roman" w:hAnsi="Times New Roman"/>
          <w:sz w:val="20"/>
          <w:szCs w:val="20"/>
        </w:rPr>
        <w:lastRenderedPageBreak/>
        <w:t>References</w:t>
      </w:r>
    </w:p>
    <w:p w:rsidR="005E42FF" w:rsidRDefault="00520988">
      <w:pPr>
        <w:pStyle w:val="TextBody"/>
        <w:spacing w:line="240" w:lineRule="auto"/>
        <w:ind w:left="284" w:hanging="284"/>
        <w:jc w:val="both"/>
        <w:rPr>
          <w:rFonts w:ascii="Times New Roman" w:hAnsi="Times New Roman"/>
          <w:sz w:val="20"/>
          <w:szCs w:val="20"/>
        </w:rPr>
      </w:pPr>
      <w:r>
        <w:rPr>
          <w:rFonts w:ascii="Times New Roman" w:hAnsi="Times New Roman"/>
          <w:sz w:val="20"/>
          <w:szCs w:val="20"/>
        </w:rPr>
        <w:t xml:space="preserve">M. </w:t>
      </w:r>
      <w:proofErr w:type="spellStart"/>
      <w:r>
        <w:rPr>
          <w:rFonts w:ascii="Times New Roman" w:hAnsi="Times New Roman"/>
          <w:sz w:val="20"/>
          <w:szCs w:val="20"/>
        </w:rPr>
        <w:t>Hassell</w:t>
      </w:r>
      <w:proofErr w:type="spellEnd"/>
      <w:r>
        <w:rPr>
          <w:rFonts w:ascii="Times New Roman" w:hAnsi="Times New Roman"/>
          <w:sz w:val="20"/>
          <w:szCs w:val="20"/>
        </w:rPr>
        <w:t xml:space="preserve">. </w:t>
      </w:r>
      <w:proofErr w:type="gramStart"/>
      <w:r>
        <w:rPr>
          <w:rFonts w:ascii="Times New Roman" w:hAnsi="Times New Roman"/>
          <w:sz w:val="20"/>
          <w:szCs w:val="20"/>
        </w:rPr>
        <w:t>Density-dependence in single-species populati</w:t>
      </w:r>
      <w:r>
        <w:rPr>
          <w:rFonts w:ascii="Times New Roman" w:hAnsi="Times New Roman"/>
          <w:sz w:val="20"/>
          <w:szCs w:val="20"/>
        </w:rPr>
        <w:t>ons.</w:t>
      </w:r>
      <w:proofErr w:type="gramEnd"/>
      <w:r>
        <w:rPr>
          <w:rFonts w:ascii="Times New Roman" w:hAnsi="Times New Roman"/>
          <w:sz w:val="20"/>
          <w:szCs w:val="20"/>
        </w:rPr>
        <w:t xml:space="preserve"> The Journal of animal ecology, pages 283–295, 1975.</w:t>
      </w:r>
    </w:p>
    <w:p w:rsidR="005E42FF" w:rsidRDefault="00520988">
      <w:pPr>
        <w:pStyle w:val="TextBody"/>
        <w:spacing w:line="240" w:lineRule="auto"/>
        <w:ind w:left="284" w:hanging="284"/>
        <w:jc w:val="both"/>
        <w:rPr>
          <w:rFonts w:ascii="Times New Roman" w:hAnsi="Times New Roman"/>
          <w:sz w:val="20"/>
          <w:szCs w:val="20"/>
        </w:rPr>
      </w:pPr>
      <w:r>
        <w:rPr>
          <w:rFonts w:ascii="Times New Roman" w:hAnsi="Times New Roman"/>
          <w:sz w:val="20"/>
          <w:szCs w:val="20"/>
        </w:rPr>
        <w:t xml:space="preserve">L. Kell, P. De Bruyn, M. Maunder, K. Piner, and I. Taylor. </w:t>
      </w:r>
      <w:proofErr w:type="gramStart"/>
      <w:r>
        <w:rPr>
          <w:rFonts w:ascii="Times New Roman" w:hAnsi="Times New Roman"/>
          <w:sz w:val="20"/>
          <w:szCs w:val="20"/>
        </w:rPr>
        <w:t>Likelihood component profiling as a data exploratory tool.</w:t>
      </w:r>
      <w:proofErr w:type="gramEnd"/>
      <w:r>
        <w:rPr>
          <w:rFonts w:ascii="Times New Roman" w:hAnsi="Times New Roman"/>
          <w:sz w:val="20"/>
          <w:szCs w:val="20"/>
        </w:rPr>
        <w:t xml:space="preserve"> </w:t>
      </w:r>
      <w:proofErr w:type="gramStart"/>
      <w:r>
        <w:rPr>
          <w:rFonts w:ascii="Times New Roman" w:hAnsi="Times New Roman"/>
          <w:sz w:val="20"/>
          <w:szCs w:val="20"/>
        </w:rPr>
        <w:t>ICCAT Collect.</w:t>
      </w:r>
      <w:proofErr w:type="gramEnd"/>
      <w:r>
        <w:rPr>
          <w:rFonts w:ascii="Times New Roman" w:hAnsi="Times New Roman"/>
          <w:sz w:val="20"/>
          <w:szCs w:val="20"/>
        </w:rPr>
        <w:t xml:space="preserve"> Vol. Sci. Pap., 69(119)</w:t>
      </w:r>
      <w:proofErr w:type="gramStart"/>
      <w:r>
        <w:rPr>
          <w:rFonts w:ascii="Times New Roman" w:hAnsi="Times New Roman"/>
          <w:sz w:val="20"/>
          <w:szCs w:val="20"/>
        </w:rPr>
        <w:t>:xxx</w:t>
      </w:r>
      <w:proofErr w:type="gramEnd"/>
      <w:r>
        <w:rPr>
          <w:rFonts w:ascii="Times New Roman" w:hAnsi="Times New Roman"/>
          <w:sz w:val="20"/>
          <w:szCs w:val="20"/>
        </w:rPr>
        <w:t>–xxx, 2013.</w:t>
      </w:r>
    </w:p>
    <w:p w:rsidR="005E42FF" w:rsidRDefault="00520988">
      <w:pPr>
        <w:pStyle w:val="TextBody"/>
        <w:spacing w:line="240" w:lineRule="auto"/>
        <w:ind w:left="284" w:hanging="284"/>
        <w:jc w:val="both"/>
        <w:rPr>
          <w:rFonts w:ascii="Times New Roman" w:hAnsi="Times New Roman"/>
          <w:sz w:val="20"/>
          <w:szCs w:val="20"/>
        </w:rPr>
      </w:pPr>
      <w:r>
        <w:rPr>
          <w:rFonts w:ascii="Times New Roman" w:hAnsi="Times New Roman"/>
          <w:sz w:val="20"/>
          <w:szCs w:val="20"/>
        </w:rPr>
        <w:t>M. N. Maunder. Is it time t</w:t>
      </w:r>
      <w:r>
        <w:rPr>
          <w:rFonts w:ascii="Times New Roman" w:hAnsi="Times New Roman"/>
          <w:sz w:val="20"/>
          <w:szCs w:val="20"/>
        </w:rPr>
        <w:t xml:space="preserve">o discard the </w:t>
      </w:r>
      <w:proofErr w:type="spellStart"/>
      <w:r>
        <w:rPr>
          <w:rFonts w:ascii="Times New Roman" w:hAnsi="Times New Roman"/>
          <w:sz w:val="20"/>
          <w:szCs w:val="20"/>
        </w:rPr>
        <w:t>schaefer</w:t>
      </w:r>
      <w:proofErr w:type="spellEnd"/>
      <w:r>
        <w:rPr>
          <w:rFonts w:ascii="Times New Roman" w:hAnsi="Times New Roman"/>
          <w:sz w:val="20"/>
          <w:szCs w:val="20"/>
        </w:rPr>
        <w:t xml:space="preserve"> model from the stock assessment </w:t>
      </w:r>
      <w:proofErr w:type="gramStart"/>
      <w:r>
        <w:rPr>
          <w:rFonts w:ascii="Times New Roman" w:hAnsi="Times New Roman"/>
          <w:sz w:val="20"/>
          <w:szCs w:val="20"/>
        </w:rPr>
        <w:t>scientists</w:t>
      </w:r>
      <w:proofErr w:type="gramEnd"/>
      <w:r>
        <w:rPr>
          <w:rFonts w:ascii="Times New Roman" w:hAnsi="Times New Roman"/>
          <w:sz w:val="20"/>
          <w:szCs w:val="20"/>
        </w:rPr>
        <w:t xml:space="preserve"> toolbox? </w:t>
      </w:r>
      <w:proofErr w:type="gramStart"/>
      <w:r>
        <w:rPr>
          <w:rFonts w:ascii="Times New Roman" w:hAnsi="Times New Roman"/>
          <w:sz w:val="20"/>
          <w:szCs w:val="20"/>
        </w:rPr>
        <w:t>Fish.</w:t>
      </w:r>
      <w:proofErr w:type="gramEnd"/>
      <w:r>
        <w:rPr>
          <w:rFonts w:ascii="Times New Roman" w:hAnsi="Times New Roman"/>
          <w:sz w:val="20"/>
          <w:szCs w:val="20"/>
        </w:rPr>
        <w:t xml:space="preserve"> Res., 61(1):145–149, 2003.</w:t>
      </w:r>
    </w:p>
    <w:p w:rsidR="005E42FF" w:rsidRDefault="00520988">
      <w:pPr>
        <w:pStyle w:val="TextBody"/>
        <w:spacing w:line="240" w:lineRule="auto"/>
        <w:ind w:left="284" w:hanging="284"/>
        <w:jc w:val="both"/>
        <w:rPr>
          <w:rFonts w:ascii="Times New Roman" w:hAnsi="Times New Roman"/>
          <w:sz w:val="20"/>
          <w:szCs w:val="20"/>
        </w:rPr>
      </w:pPr>
      <w:r>
        <w:rPr>
          <w:rFonts w:ascii="Times New Roman" w:hAnsi="Times New Roman"/>
          <w:sz w:val="20"/>
          <w:szCs w:val="20"/>
        </w:rPr>
        <w:t xml:space="preserve">J. Pella and P. Tomlinson. </w:t>
      </w:r>
      <w:proofErr w:type="gramStart"/>
      <w:r>
        <w:rPr>
          <w:rFonts w:ascii="Times New Roman" w:hAnsi="Times New Roman"/>
          <w:sz w:val="20"/>
          <w:szCs w:val="20"/>
        </w:rPr>
        <w:t>A generalized stock production model.</w:t>
      </w:r>
      <w:proofErr w:type="gramEnd"/>
      <w:r>
        <w:rPr>
          <w:rFonts w:ascii="Times New Roman" w:hAnsi="Times New Roman"/>
          <w:sz w:val="20"/>
          <w:szCs w:val="20"/>
        </w:rPr>
        <w:t xml:space="preserve"> </w:t>
      </w:r>
      <w:proofErr w:type="gramStart"/>
      <w:r>
        <w:rPr>
          <w:rFonts w:ascii="Times New Roman" w:hAnsi="Times New Roman"/>
          <w:sz w:val="20"/>
          <w:szCs w:val="20"/>
        </w:rPr>
        <w:t>Inter-American Tropical Tuna Commission, 1969.</w:t>
      </w:r>
      <w:proofErr w:type="gramEnd"/>
    </w:p>
    <w:p w:rsidR="005E42FF" w:rsidRDefault="00520988">
      <w:pPr>
        <w:pStyle w:val="TextBody"/>
        <w:pageBreakBefore/>
        <w:spacing w:line="240" w:lineRule="auto"/>
        <w:ind w:left="284" w:hanging="284"/>
        <w:jc w:val="both"/>
        <w:rPr>
          <w:rFonts w:ascii="Times New Roman" w:hAnsi="Times New Roman"/>
          <w:b/>
          <w:bCs/>
          <w:sz w:val="20"/>
          <w:szCs w:val="20"/>
        </w:rPr>
        <w:sectPr w:rsidR="005E42FF">
          <w:headerReference w:type="default" r:id="rId13"/>
          <w:footerReference w:type="default" r:id="rId14"/>
          <w:pgSz w:w="11906" w:h="16838"/>
          <w:pgMar w:top="851" w:right="1418" w:bottom="1418" w:left="1418" w:header="0" w:footer="1134" w:gutter="0"/>
          <w:cols w:space="720"/>
          <w:formProt w:val="0"/>
          <w:docGrid w:linePitch="240" w:charSpace="-6145"/>
        </w:sectPr>
      </w:pPr>
      <w:r>
        <w:rPr>
          <w:rFonts w:ascii="Times New Roman" w:hAnsi="Times New Roman"/>
          <w:b/>
          <w:bCs/>
          <w:sz w:val="20"/>
          <w:szCs w:val="20"/>
        </w:rPr>
        <w:lastRenderedPageBreak/>
        <w:t>Figures</w:t>
      </w:r>
    </w:p>
    <w:p w:rsidR="005E42FF" w:rsidRDefault="00520988">
      <w:pPr>
        <w:spacing w:before="180" w:after="180"/>
      </w:pPr>
      <w:r>
        <w:rPr>
          <w:noProof/>
          <w:lang w:val="en-GB" w:eastAsia="en-GB" w:bidi="ar-SA"/>
        </w:rPr>
        <w:lastRenderedPageBreak/>
        <w:drawing>
          <wp:inline distT="0" distB="0" distL="114935" distR="114935">
            <wp:extent cx="5537200" cy="69215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a:stretch>
                      <a:fillRect/>
                    </a:stretch>
                  </pic:blipFill>
                  <pic:spPr bwMode="auto">
                    <a:xfrm>
                      <a:off x="0" y="0"/>
                      <a:ext cx="5537200" cy="69215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w:t>
      </w:r>
      <w:proofErr w:type="gramEnd"/>
      <w:r>
        <w:rPr>
          <w:rFonts w:ascii="Times New Roman" w:hAnsi="Times New Roman"/>
          <w:sz w:val="20"/>
          <w:szCs w:val="20"/>
        </w:rPr>
        <w:t xml:space="preserve"> CPUE Series used in the 2013 biomass dynamic stock assessment as potential proxies for stock abundance; points are the </w:t>
      </w:r>
      <w:proofErr w:type="spellStart"/>
      <w:r>
        <w:rPr>
          <w:rFonts w:ascii="Times New Roman" w:hAnsi="Times New Roman"/>
          <w:sz w:val="20"/>
          <w:szCs w:val="20"/>
        </w:rPr>
        <w:t>standardised</w:t>
      </w:r>
      <w:proofErr w:type="spellEnd"/>
      <w:r>
        <w:rPr>
          <w:rFonts w:ascii="Times New Roman" w:hAnsi="Times New Roman"/>
          <w:sz w:val="20"/>
          <w:szCs w:val="20"/>
        </w:rPr>
        <w:t xml:space="preserve"> values, lines the prediction from a GAM fitted either to all the indices with year as a smooth term and index as a factor (</w:t>
      </w:r>
      <w:r>
        <w:rPr>
          <w:rFonts w:ascii="Times New Roman" w:hAnsi="Times New Roman"/>
          <w:sz w:val="20"/>
          <w:szCs w:val="20"/>
        </w:rPr>
        <w:t>red) and by index individually (blue).</w:t>
      </w:r>
    </w:p>
    <w:p w:rsidR="005E42FF" w:rsidRDefault="00520988">
      <w:r>
        <w:rPr>
          <w:noProof/>
          <w:lang w:val="en-GB" w:eastAsia="en-GB" w:bidi="ar-SA"/>
        </w:rPr>
        <w:lastRenderedPageBreak/>
        <w:drawing>
          <wp:inline distT="0" distB="0" distL="114935" distR="114935">
            <wp:extent cx="5537200" cy="46101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a:stretch>
                      <a:fillRect/>
                    </a:stretch>
                  </pic:blipFill>
                  <pic:spPr bwMode="auto">
                    <a:xfrm>
                      <a:off x="0" y="0"/>
                      <a:ext cx="5537200" cy="4610100"/>
                    </a:xfrm>
                    <a:prstGeom prst="rect">
                      <a:avLst/>
                    </a:prstGeom>
                    <a:noFill/>
                    <a:ln w="9525">
                      <a:noFill/>
                      <a:miter lim="800000"/>
                      <a:headEnd/>
                      <a:tailEnd/>
                    </a:ln>
                  </pic:spPr>
                </pic:pic>
              </a:graphicData>
            </a:graphic>
          </wp:inline>
        </w:drawing>
      </w:r>
    </w:p>
    <w:p w:rsidR="005E42FF" w:rsidRDefault="00520988">
      <w:pPr>
        <w:pStyle w:val="SourceCode"/>
        <w:rPr>
          <w:rStyle w:val="VerbatimChar"/>
          <w:rFonts w:ascii="Times New Roman" w:hAnsi="Times New Roman"/>
          <w:sz w:val="20"/>
          <w:szCs w:val="20"/>
        </w:rPr>
      </w:pPr>
      <w:r>
        <w:rPr>
          <w:rStyle w:val="VerbatimChar"/>
          <w:rFonts w:ascii="Times New Roman" w:hAnsi="Times New Roman"/>
          <w:sz w:val="20"/>
          <w:szCs w:val="20"/>
        </w:rPr>
        <w:t>NULL</w:t>
      </w:r>
    </w:p>
    <w:p w:rsidR="005E42FF" w:rsidRDefault="00520988">
      <w:pPr>
        <w:rPr>
          <w:rFonts w:ascii="Times New Roman" w:hAnsi="Times New Roman"/>
          <w:sz w:val="20"/>
          <w:szCs w:val="20"/>
        </w:rPr>
      </w:pPr>
      <w:proofErr w:type="gramStart"/>
      <w:r>
        <w:rPr>
          <w:rFonts w:ascii="Times New Roman" w:hAnsi="Times New Roman"/>
          <w:b/>
          <w:sz w:val="20"/>
          <w:szCs w:val="20"/>
        </w:rPr>
        <w:t>Figure 2.</w:t>
      </w:r>
      <w:proofErr w:type="gramEnd"/>
      <w:r>
        <w:rPr>
          <w:rFonts w:ascii="Times New Roman" w:hAnsi="Times New Roman"/>
          <w:sz w:val="20"/>
          <w:szCs w:val="20"/>
        </w:rPr>
        <w:t xml:space="preserve"> Correlation matrix for the 2013 indices; blue indicate positive and red negative correlations, the order of the indices and the rectangular boxes are chosen based on a hierarchical cluster analysis us</w:t>
      </w:r>
      <w:r>
        <w:rPr>
          <w:rFonts w:ascii="Times New Roman" w:hAnsi="Times New Roman"/>
          <w:sz w:val="20"/>
          <w:szCs w:val="20"/>
        </w:rPr>
        <w:t>ing a set of dissimilarities.</w:t>
      </w:r>
    </w:p>
    <w:p w:rsidR="005E42FF" w:rsidRDefault="00520988">
      <w:r>
        <w:rPr>
          <w:noProof/>
          <w:lang w:val="en-GB" w:eastAsia="en-GB" w:bidi="ar-SA"/>
        </w:rPr>
        <w:lastRenderedPageBreak/>
        <w:drawing>
          <wp:inline distT="0" distB="0" distL="114935" distR="114935">
            <wp:extent cx="5537200" cy="46101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a:stretch>
                      <a:fillRect/>
                    </a:stretch>
                  </pic:blipFill>
                  <pic:spPr bwMode="auto">
                    <a:xfrm>
                      <a:off x="0" y="0"/>
                      <a:ext cx="5537200" cy="46101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r>
        <w:rPr>
          <w:rFonts w:ascii="Times New Roman" w:hAnsi="Times New Roman"/>
          <w:b/>
          <w:sz w:val="20"/>
          <w:szCs w:val="20"/>
        </w:rPr>
        <w:t>Figure 3</w:t>
      </w:r>
      <w:r>
        <w:rPr>
          <w:rFonts w:ascii="Times New Roman" w:hAnsi="Times New Roman"/>
          <w:sz w:val="20"/>
          <w:szCs w:val="20"/>
        </w:rPr>
        <w:t xml:space="preserve"> Cross correlations between indices, to identify potential lags due to year-class effects.</w:t>
      </w:r>
    </w:p>
    <w:p w:rsidR="005E42FF" w:rsidRDefault="00520988">
      <w:bookmarkStart w:id="44" w:name="combine"/>
      <w:bookmarkEnd w:id="44"/>
      <w:r>
        <w:rPr>
          <w:noProof/>
          <w:lang w:val="en-GB" w:eastAsia="en-GB" w:bidi="ar-SA"/>
        </w:rPr>
        <w:drawing>
          <wp:inline distT="0" distB="0" distL="114935" distR="114935">
            <wp:extent cx="5537200" cy="46101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a:stretch>
                      <a:fillRect/>
                    </a:stretch>
                  </pic:blipFill>
                  <pic:spPr bwMode="auto">
                    <a:xfrm>
                      <a:off x="0" y="0"/>
                      <a:ext cx="5537200" cy="46101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r>
        <w:rPr>
          <w:rFonts w:ascii="Times New Roman" w:hAnsi="Times New Roman"/>
          <w:b/>
          <w:sz w:val="20"/>
          <w:szCs w:val="20"/>
        </w:rPr>
        <w:lastRenderedPageBreak/>
        <w:t>Figure 4</w:t>
      </w:r>
      <w:r>
        <w:rPr>
          <w:rFonts w:ascii="Times New Roman" w:hAnsi="Times New Roman"/>
          <w:sz w:val="20"/>
          <w:szCs w:val="20"/>
        </w:rPr>
        <w:t xml:space="preserve"> Fits using the </w:t>
      </w:r>
      <w:proofErr w:type="spellStart"/>
      <w:r>
        <w:rPr>
          <w:rFonts w:ascii="Times New Roman" w:hAnsi="Times New Roman"/>
          <w:sz w:val="20"/>
          <w:szCs w:val="20"/>
        </w:rPr>
        <w:t>biodyn</w:t>
      </w:r>
      <w:proofErr w:type="spellEnd"/>
      <w:r>
        <w:rPr>
          <w:rFonts w:ascii="Times New Roman" w:hAnsi="Times New Roman"/>
          <w:sz w:val="20"/>
          <w:szCs w:val="20"/>
        </w:rPr>
        <w:t xml:space="preserve"> algorithm.</w:t>
      </w:r>
    </w:p>
    <w:p w:rsidR="005E42FF" w:rsidRDefault="00520988">
      <w:r>
        <w:rPr>
          <w:noProof/>
          <w:lang w:val="en-GB" w:eastAsia="en-GB" w:bidi="ar-SA"/>
        </w:rPr>
        <w:drawing>
          <wp:inline distT="0" distB="0" distL="114935" distR="114935">
            <wp:extent cx="5537200" cy="46101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a:stretch>
                      <a:fillRect/>
                    </a:stretch>
                  </pic:blipFill>
                  <pic:spPr bwMode="auto">
                    <a:xfrm>
                      <a:off x="0" y="0"/>
                      <a:ext cx="5537200" cy="46101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r>
        <w:rPr>
          <w:rFonts w:ascii="Times New Roman" w:hAnsi="Times New Roman"/>
          <w:b/>
          <w:sz w:val="20"/>
          <w:szCs w:val="20"/>
        </w:rPr>
        <w:t>Figure 5</w:t>
      </w:r>
      <w:r>
        <w:rPr>
          <w:rFonts w:ascii="Times New Roman" w:hAnsi="Times New Roman"/>
          <w:sz w:val="20"/>
          <w:szCs w:val="20"/>
        </w:rPr>
        <w:t xml:space="preserve"> CPUE residuals from </w:t>
      </w:r>
      <w:proofErr w:type="spellStart"/>
      <w:r>
        <w:rPr>
          <w:rFonts w:ascii="Times New Roman" w:hAnsi="Times New Roman"/>
          <w:sz w:val="20"/>
          <w:szCs w:val="20"/>
        </w:rPr>
        <w:t>biodyn</w:t>
      </w:r>
      <w:proofErr w:type="spellEnd"/>
      <w:r>
        <w:rPr>
          <w:rFonts w:ascii="Times New Roman" w:hAnsi="Times New Roman"/>
          <w:sz w:val="20"/>
          <w:szCs w:val="20"/>
        </w:rPr>
        <w:t xml:space="preserve"> fits.</w:t>
      </w:r>
    </w:p>
    <w:p w:rsidR="005E42FF" w:rsidRDefault="005E42FF">
      <w:pPr>
        <w:rPr>
          <w:rFonts w:ascii="Times New Roman" w:hAnsi="Times New Roman"/>
          <w:sz w:val="20"/>
          <w:szCs w:val="20"/>
        </w:rPr>
      </w:pPr>
    </w:p>
    <w:p w:rsidR="005E42FF" w:rsidRDefault="005E42FF">
      <w:pPr>
        <w:rPr>
          <w:rFonts w:ascii="Times New Roman" w:hAnsi="Times New Roman"/>
          <w:sz w:val="20"/>
          <w:szCs w:val="20"/>
        </w:rPr>
      </w:pPr>
    </w:p>
    <w:p w:rsidR="005E42FF" w:rsidRDefault="00520988">
      <w:pPr>
        <w:pageBreakBefore/>
        <w:rPr>
          <w:rFonts w:ascii="Times New Roman" w:hAnsi="Times New Roman"/>
          <w:sz w:val="20"/>
          <w:szCs w:val="20"/>
        </w:rPr>
      </w:pPr>
      <w:r>
        <w:rPr>
          <w:rFonts w:ascii="Times New Roman" w:hAnsi="Times New Roman"/>
          <w:noProof/>
          <w:sz w:val="20"/>
          <w:szCs w:val="20"/>
          <w:lang w:val="en-GB" w:eastAsia="en-GB" w:bidi="ar-SA"/>
        </w:rPr>
        <w:lastRenderedPageBreak/>
        <w:drawing>
          <wp:anchor distT="0" distB="127000" distL="0" distR="0" simplePos="0" relativeHeight="25" behindDoc="0" locked="0" layoutInCell="1" allowOverlap="1">
            <wp:simplePos x="0" y="0"/>
            <wp:positionH relativeFrom="column">
              <wp:align>center</wp:align>
            </wp:positionH>
            <wp:positionV relativeFrom="paragraph">
              <wp:align>top</wp:align>
            </wp:positionV>
            <wp:extent cx="5486400" cy="457200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a:stretch>
                      <a:fillRect/>
                    </a:stretch>
                  </pic:blipFill>
                  <pic:spPr bwMode="auto">
                    <a:xfrm>
                      <a:off x="0" y="0"/>
                      <a:ext cx="5486400" cy="4572000"/>
                    </a:xfrm>
                    <a:prstGeom prst="rect">
                      <a:avLst/>
                    </a:prstGeom>
                    <a:noFill/>
                    <a:ln w="9525">
                      <a:noFill/>
                      <a:miter lim="800000"/>
                      <a:headEnd/>
                      <a:tailEnd/>
                    </a:ln>
                  </pic:spPr>
                </pic:pic>
              </a:graphicData>
            </a:graphic>
          </wp:anchor>
        </w:drawing>
      </w:r>
    </w:p>
    <w:p w:rsidR="005E42FF" w:rsidRDefault="00520988">
      <w:pPr>
        <w:rPr>
          <w:rFonts w:ascii="Times New Roman" w:hAnsi="Times New Roman"/>
          <w:sz w:val="20"/>
          <w:szCs w:val="20"/>
        </w:rPr>
      </w:pPr>
      <w:r>
        <w:rPr>
          <w:rFonts w:ascii="Times New Roman" w:hAnsi="Times New Roman"/>
          <w:b/>
          <w:sz w:val="20"/>
          <w:szCs w:val="20"/>
        </w:rPr>
        <w:t>Figure 6</w:t>
      </w:r>
      <w:r>
        <w:rPr>
          <w:rFonts w:ascii="Times New Roman" w:hAnsi="Times New Roman"/>
          <w:sz w:val="20"/>
          <w:szCs w:val="20"/>
        </w:rPr>
        <w:t xml:space="preserve"> Profiles of sums of squa</w:t>
      </w:r>
      <w:r>
        <w:rPr>
          <w:rFonts w:ascii="Times New Roman" w:hAnsi="Times New Roman"/>
          <w:sz w:val="20"/>
          <w:szCs w:val="20"/>
        </w:rPr>
        <w:t>res by stock assessment scenario and data component.</w:t>
      </w:r>
    </w:p>
    <w:p w:rsidR="005E42FF" w:rsidRDefault="005E42FF">
      <w:pPr>
        <w:pStyle w:val="Title"/>
        <w:pageBreakBefore/>
        <w:rPr>
          <w:rFonts w:ascii="Times New Roman" w:hAnsi="Times New Roman"/>
          <w:sz w:val="20"/>
          <w:szCs w:val="20"/>
        </w:rPr>
      </w:pPr>
    </w:p>
    <w:p w:rsidR="005E42FF" w:rsidRDefault="00520988">
      <w:r>
        <w:rPr>
          <w:noProof/>
          <w:lang w:val="en-GB" w:eastAsia="en-GB" w:bidi="ar-SA"/>
        </w:rPr>
        <w:drawing>
          <wp:inline distT="0" distB="0" distL="114935" distR="114935">
            <wp:extent cx="5537200" cy="36957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a:stretch>
                      <a:fillRect/>
                    </a:stretch>
                  </pic:blipFill>
                  <pic:spPr bwMode="auto">
                    <a:xfrm>
                      <a:off x="0" y="0"/>
                      <a:ext cx="55372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7.</w:t>
      </w:r>
      <w:proofErr w:type="gramEnd"/>
      <w:r>
        <w:rPr>
          <w:rFonts w:ascii="Times New Roman" w:hAnsi="Times New Roman"/>
          <w:sz w:val="20"/>
          <w:szCs w:val="20"/>
        </w:rPr>
        <w:t xml:space="preserve"> Observed CPUE verses fitted, blue line is a linear regression fitted to points, black the y=x line.</w:t>
      </w:r>
    </w:p>
    <w:p w:rsidR="005E42FF" w:rsidRDefault="00520988">
      <w:r>
        <w:rPr>
          <w:noProof/>
          <w:lang w:val="en-GB" w:eastAsia="en-GB" w:bidi="ar-SA"/>
        </w:rPr>
        <w:drawing>
          <wp:inline distT="0" distB="0" distL="114935" distR="114935">
            <wp:extent cx="5537200" cy="36957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a:stretch>
                      <a:fillRect/>
                    </a:stretch>
                  </pic:blipFill>
                  <pic:spPr bwMode="auto">
                    <a:xfrm>
                      <a:off x="0" y="0"/>
                      <a:ext cx="55372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8.</w:t>
      </w:r>
      <w:proofErr w:type="gramEnd"/>
      <w:r>
        <w:rPr>
          <w:rFonts w:ascii="Times New Roman" w:hAnsi="Times New Roman"/>
          <w:sz w:val="20"/>
          <w:szCs w:val="20"/>
        </w:rPr>
        <w:t xml:space="preserve"> </w:t>
      </w:r>
      <w:proofErr w:type="gramStart"/>
      <w:r>
        <w:rPr>
          <w:rFonts w:ascii="Times New Roman" w:hAnsi="Times New Roman"/>
          <w:sz w:val="20"/>
          <w:szCs w:val="20"/>
        </w:rPr>
        <w:t xml:space="preserve">Residuals by year, with </w:t>
      </w:r>
      <w:proofErr w:type="spellStart"/>
      <w:r>
        <w:rPr>
          <w:rFonts w:ascii="Times New Roman" w:hAnsi="Times New Roman"/>
          <w:sz w:val="20"/>
          <w:szCs w:val="20"/>
        </w:rPr>
        <w:t>lowess</w:t>
      </w:r>
      <w:proofErr w:type="spellEnd"/>
      <w:r>
        <w:rPr>
          <w:rFonts w:ascii="Times New Roman" w:hAnsi="Times New Roman"/>
          <w:sz w:val="20"/>
          <w:szCs w:val="20"/>
        </w:rPr>
        <w:t xml:space="preserve"> smoother (blue).</w:t>
      </w:r>
      <w:proofErr w:type="gramEnd"/>
    </w:p>
    <w:p w:rsidR="005E42FF" w:rsidRDefault="00520988">
      <w:r>
        <w:rPr>
          <w:noProof/>
          <w:lang w:val="en-GB" w:eastAsia="en-GB" w:bidi="ar-SA"/>
        </w:rPr>
        <w:lastRenderedPageBreak/>
        <w:drawing>
          <wp:inline distT="0" distB="0" distL="114935" distR="114935">
            <wp:extent cx="5537200" cy="36957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a:stretch>
                      <a:fillRect/>
                    </a:stretch>
                  </pic:blipFill>
                  <pic:spPr bwMode="auto">
                    <a:xfrm>
                      <a:off x="0" y="0"/>
                      <a:ext cx="55372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9.</w:t>
      </w:r>
      <w:proofErr w:type="gramEnd"/>
      <w:r>
        <w:rPr>
          <w:rFonts w:ascii="Times New Roman" w:hAnsi="Times New Roman"/>
          <w:sz w:val="20"/>
          <w:szCs w:val="20"/>
        </w:rPr>
        <w:t xml:space="preserve"> </w:t>
      </w:r>
      <w:proofErr w:type="gramStart"/>
      <w:r>
        <w:rPr>
          <w:rFonts w:ascii="Times New Roman" w:hAnsi="Times New Roman"/>
          <w:sz w:val="20"/>
          <w:szCs w:val="20"/>
        </w:rPr>
        <w:t xml:space="preserve">Quantile-quantile </w:t>
      </w:r>
      <w:r>
        <w:rPr>
          <w:rFonts w:ascii="Times New Roman" w:hAnsi="Times New Roman"/>
          <w:sz w:val="20"/>
          <w:szCs w:val="20"/>
        </w:rPr>
        <w:t>plot to compare residual distribution with the normal distribution.</w:t>
      </w:r>
      <w:proofErr w:type="gramEnd"/>
    </w:p>
    <w:p w:rsidR="005E42FF" w:rsidRDefault="00520988">
      <w:r>
        <w:rPr>
          <w:noProof/>
          <w:lang w:val="en-GB" w:eastAsia="en-GB" w:bidi="ar-SA"/>
        </w:rPr>
        <w:drawing>
          <wp:inline distT="0" distB="0" distL="114935" distR="114935">
            <wp:extent cx="7391400" cy="46101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4"/>
                    <a:stretch>
                      <a:fillRect/>
                    </a:stretch>
                  </pic:blipFill>
                  <pic:spPr bwMode="auto">
                    <a:xfrm>
                      <a:off x="0" y="0"/>
                      <a:ext cx="7391400" cy="46101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10.</w:t>
      </w:r>
      <w:proofErr w:type="gramEnd"/>
      <w:r>
        <w:rPr>
          <w:rFonts w:ascii="Times New Roman" w:hAnsi="Times New Roman"/>
          <w:sz w:val="20"/>
          <w:szCs w:val="20"/>
        </w:rPr>
        <w:t xml:space="preserve"> </w:t>
      </w:r>
      <w:proofErr w:type="gramStart"/>
      <w:r>
        <w:rPr>
          <w:rFonts w:ascii="Times New Roman" w:hAnsi="Times New Roman"/>
          <w:sz w:val="20"/>
          <w:szCs w:val="20"/>
        </w:rPr>
        <w:t xml:space="preserve">Plot of residuals against fitted value with </w:t>
      </w:r>
      <m:oMath>
        <m:sSup>
          <m:sSupPr>
            <m:ctrlPr>
              <w:rPr>
                <w:rFonts w:ascii="Cambria Math" w:hAnsi="Cambria Math"/>
              </w:rPr>
            </m:ctrlPr>
          </m:sSupPr>
          <m:e>
            <m:r>
              <w:rPr>
                <w:rFonts w:ascii="Cambria Math" w:hAnsi="Cambria Math"/>
              </w:rPr>
              <m:t>5</m:t>
            </m:r>
          </m:e>
          <m:sup>
            <m:r>
              <w:rPr>
                <w:rFonts w:ascii="Cambria Math" w:hAnsi="Cambria Math"/>
              </w:rPr>
              <m:t>t</m:t>
            </m:r>
            <m:r>
              <w:rPr>
                <w:rFonts w:ascii="Cambria Math" w:hAnsi="Cambria Math"/>
              </w:rPr>
              <m:t>h</m:t>
            </m:r>
          </m:sup>
        </m:sSup>
      </m:oMath>
      <w:r>
        <w:rPr>
          <w:rFonts w:ascii="Times New Roman" w:hAnsi="Times New Roman"/>
          <w:sz w:val="20"/>
          <w:szCs w:val="20"/>
        </w:rPr>
        <w:t xml:space="preserve"> &amp; </w:t>
      </w:r>
      <m:oMath>
        <m:sSup>
          <m:sSupPr>
            <m:ctrlPr>
              <w:rPr>
                <w:rFonts w:ascii="Cambria Math" w:hAnsi="Cambria Math"/>
              </w:rPr>
            </m:ctrlPr>
          </m:sSupPr>
          <m:e>
            <m:r>
              <w:rPr>
                <w:rFonts w:ascii="Cambria Math" w:hAnsi="Cambria Math"/>
              </w:rPr>
              <m:t>95</m:t>
            </m:r>
          </m:e>
          <m:sup>
            <m:r>
              <w:rPr>
                <w:rFonts w:ascii="Cambria Math" w:hAnsi="Cambria Math"/>
              </w:rPr>
              <m:t>t</m:t>
            </m:r>
            <m:r>
              <w:rPr>
                <w:rFonts w:ascii="Cambria Math" w:hAnsi="Cambria Math"/>
              </w:rPr>
              <m:t>h</m:t>
            </m:r>
          </m:sup>
        </m:sSup>
      </m:oMath>
      <w:r>
        <w:rPr>
          <w:rFonts w:ascii="Times New Roman" w:hAnsi="Times New Roman"/>
          <w:sz w:val="20"/>
          <w:szCs w:val="20"/>
        </w:rPr>
        <w:t xml:space="preserve"> percentiles to check variance relationship.</w:t>
      </w:r>
      <w:proofErr w:type="gramEnd"/>
    </w:p>
    <w:p w:rsidR="005E42FF" w:rsidRDefault="00520988">
      <w:r>
        <w:rPr>
          <w:noProof/>
          <w:lang w:val="en-GB" w:eastAsia="en-GB" w:bidi="ar-SA"/>
        </w:rPr>
        <w:lastRenderedPageBreak/>
        <w:drawing>
          <wp:inline distT="0" distB="0" distL="114935" distR="114935">
            <wp:extent cx="6464300" cy="36957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5"/>
                    <a:stretch>
                      <a:fillRect/>
                    </a:stretch>
                  </pic:blipFill>
                  <pic:spPr bwMode="auto">
                    <a:xfrm>
                      <a:off x="0" y="0"/>
                      <a:ext cx="64643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11.</w:t>
      </w:r>
      <w:proofErr w:type="gramEnd"/>
      <w:r>
        <w:rPr>
          <w:rFonts w:ascii="Times New Roman" w:hAnsi="Times New Roman"/>
          <w:sz w:val="20"/>
          <w:szCs w:val="20"/>
        </w:rPr>
        <w:t xml:space="preserve"> Plot of autocorrelation, i.e. </w:t>
      </w:r>
      <m:oMath>
        <m:r>
          <w:rPr>
            <w:rFonts w:ascii="Cambria Math" w:hAnsi="Cambria Math"/>
          </w:rPr>
          <m:t>residua</m:t>
        </m:r>
        <m:sSub>
          <m:sSubPr>
            <m:ctrlPr>
              <w:rPr>
                <w:rFonts w:ascii="Cambria Math" w:hAnsi="Cambria Math"/>
              </w:rPr>
            </m:ctrlPr>
          </m:sSubPr>
          <m:e>
            <m:r>
              <w:rPr>
                <w:rFonts w:ascii="Cambria Math" w:hAnsi="Cambria Math"/>
              </w:rPr>
              <m:t>l</m:t>
            </m:r>
          </m:e>
          <m:sub>
            <m:r>
              <w:rPr>
                <w:rFonts w:ascii="Cambria Math" w:hAnsi="Cambria Math"/>
              </w:rPr>
              <m:t>t</m:t>
            </m:r>
            <m:r>
              <w:rPr>
                <w:rFonts w:ascii="Cambria Math" w:hAnsi="Cambria Math"/>
              </w:rPr>
              <m:t>+1</m:t>
            </m:r>
          </m:sub>
        </m:sSub>
      </m:oMath>
      <w:r>
        <w:rPr>
          <w:rFonts w:ascii="Times New Roman" w:hAnsi="Times New Roman"/>
          <w:sz w:val="20"/>
          <w:szCs w:val="20"/>
        </w:rPr>
        <w:t xml:space="preserve"> </w:t>
      </w:r>
      <w:proofErr w:type="gramStart"/>
      <w:r>
        <w:rPr>
          <w:rFonts w:ascii="Times New Roman" w:hAnsi="Times New Roman"/>
          <w:sz w:val="20"/>
          <w:szCs w:val="20"/>
        </w:rPr>
        <w:t xml:space="preserve">verses </w:t>
      </w:r>
      <w:proofErr w:type="gramEnd"/>
      <m:oMath>
        <m:r>
          <w:rPr>
            <w:rFonts w:ascii="Cambria Math" w:hAnsi="Cambria Math"/>
          </w:rPr>
          <m:t>r</m:t>
        </m:r>
        <m:r>
          <w:rPr>
            <w:rFonts w:ascii="Cambria Math" w:hAnsi="Cambria Math"/>
          </w:rPr>
          <m:t>esidua</m:t>
        </m:r>
        <m:sSub>
          <m:sSubPr>
            <m:ctrlPr>
              <w:rPr>
                <w:rFonts w:ascii="Cambria Math" w:hAnsi="Cambria Math"/>
              </w:rPr>
            </m:ctrlPr>
          </m:sSubPr>
          <m:e>
            <m:r>
              <w:rPr>
                <w:rFonts w:ascii="Cambria Math" w:hAnsi="Cambria Math"/>
              </w:rPr>
              <m:t>l</m:t>
            </m:r>
          </m:e>
          <m:sub>
            <m:r>
              <w:rPr>
                <w:rFonts w:ascii="Cambria Math" w:hAnsi="Cambria Math"/>
              </w:rPr>
              <m:t>t</m:t>
            </m:r>
          </m:sub>
        </m:sSub>
      </m:oMath>
      <w:r>
        <w:rPr>
          <w:rFonts w:ascii="Times New Roman" w:hAnsi="Times New Roman"/>
          <w:sz w:val="20"/>
          <w:szCs w:val="20"/>
        </w:rPr>
        <w:t>.</w:t>
      </w:r>
    </w:p>
    <w:p w:rsidR="005E42FF" w:rsidRDefault="00520988">
      <w:r>
        <w:rPr>
          <w:noProof/>
          <w:lang w:val="en-GB" w:eastAsia="en-GB" w:bidi="ar-SA"/>
        </w:rPr>
        <w:drawing>
          <wp:inline distT="0" distB="0" distL="114935" distR="114935">
            <wp:extent cx="5537200" cy="36957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6"/>
                    <a:stretch>
                      <a:fillRect/>
                    </a:stretch>
                  </pic:blipFill>
                  <pic:spPr bwMode="auto">
                    <a:xfrm>
                      <a:off x="0" y="0"/>
                      <a:ext cx="55372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12.</w:t>
      </w:r>
      <w:proofErr w:type="gramEnd"/>
      <w:r>
        <w:rPr>
          <w:rFonts w:ascii="Times New Roman" w:hAnsi="Times New Roman"/>
          <w:sz w:val="20"/>
          <w:szCs w:val="20"/>
        </w:rPr>
        <w:t xml:space="preserve"> </w:t>
      </w:r>
      <w:proofErr w:type="gramStart"/>
      <w:r>
        <w:rPr>
          <w:rFonts w:ascii="Times New Roman" w:hAnsi="Times New Roman"/>
          <w:sz w:val="20"/>
          <w:szCs w:val="20"/>
        </w:rPr>
        <w:t>Predicted stock trend by index (points), with biomass estimates (blue) and a local regression (black).</w:t>
      </w:r>
      <w:proofErr w:type="gramEnd"/>
    </w:p>
    <w:p w:rsidR="005E42FF" w:rsidRDefault="00520988">
      <w:r>
        <w:rPr>
          <w:noProof/>
          <w:lang w:val="en-GB" w:eastAsia="en-GB" w:bidi="ar-SA"/>
        </w:rPr>
        <w:lastRenderedPageBreak/>
        <w:drawing>
          <wp:inline distT="0" distB="0" distL="114935" distR="114935">
            <wp:extent cx="5537200" cy="46101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7"/>
                    <a:stretch>
                      <a:fillRect/>
                    </a:stretch>
                  </pic:blipFill>
                  <pic:spPr bwMode="auto">
                    <a:xfrm>
                      <a:off x="0" y="0"/>
                      <a:ext cx="5537200" cy="46101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13.</w:t>
      </w:r>
      <w:proofErr w:type="gramEnd"/>
      <w:r>
        <w:rPr>
          <w:rFonts w:ascii="Times New Roman" w:hAnsi="Times New Roman"/>
          <w:sz w:val="20"/>
          <w:szCs w:val="20"/>
        </w:rPr>
        <w:t xml:space="preserve"> Production functions and time series of yield v stock biomass.</w:t>
      </w:r>
    </w:p>
    <w:p w:rsidR="005E42FF" w:rsidRDefault="00520988">
      <w:r>
        <w:rPr>
          <w:noProof/>
          <w:lang w:val="en-GB" w:eastAsia="en-GB" w:bidi="ar-SA"/>
        </w:rPr>
        <w:drawing>
          <wp:inline distT="0" distB="0" distL="114935" distR="114935">
            <wp:extent cx="6464300" cy="369570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8"/>
                    <a:stretch>
                      <a:fillRect/>
                    </a:stretch>
                  </pic:blipFill>
                  <pic:spPr bwMode="auto">
                    <a:xfrm>
                      <a:off x="0" y="0"/>
                      <a:ext cx="64643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14.</w:t>
      </w:r>
      <w:proofErr w:type="gramEnd"/>
      <w:r>
        <w:rPr>
          <w:rFonts w:ascii="Times New Roman" w:hAnsi="Times New Roman"/>
          <w:sz w:val="20"/>
          <w:szCs w:val="20"/>
        </w:rPr>
        <w:t xml:space="preserve"> Jackknife of r to check for influ</w:t>
      </w:r>
      <w:r>
        <w:rPr>
          <w:rFonts w:ascii="Times New Roman" w:hAnsi="Times New Roman"/>
          <w:sz w:val="20"/>
          <w:szCs w:val="20"/>
        </w:rPr>
        <w:t>ence of individual CPUE points.</w:t>
      </w:r>
    </w:p>
    <w:p w:rsidR="005E42FF" w:rsidRDefault="005E42FF">
      <w:pPr>
        <w:pageBreakBefore/>
        <w:rPr>
          <w:rFonts w:ascii="Times New Roman" w:hAnsi="Times New Roman"/>
          <w:sz w:val="20"/>
          <w:szCs w:val="20"/>
        </w:rPr>
      </w:pPr>
    </w:p>
    <w:p w:rsidR="005E42FF" w:rsidRDefault="00520988">
      <w:r>
        <w:rPr>
          <w:noProof/>
          <w:lang w:val="en-GB" w:eastAsia="en-GB" w:bidi="ar-SA"/>
        </w:rPr>
        <w:drawing>
          <wp:inline distT="0" distB="0" distL="114935" distR="114935">
            <wp:extent cx="6464300" cy="369570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9"/>
                    <a:stretch>
                      <a:fillRect/>
                    </a:stretch>
                  </pic:blipFill>
                  <pic:spPr bwMode="auto">
                    <a:xfrm>
                      <a:off x="0" y="0"/>
                      <a:ext cx="6464300" cy="36957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15.</w:t>
      </w:r>
      <w:proofErr w:type="gramEnd"/>
      <w:r>
        <w:rPr>
          <w:rFonts w:ascii="Times New Roman" w:hAnsi="Times New Roman"/>
          <w:sz w:val="20"/>
          <w:szCs w:val="20"/>
        </w:rPr>
        <w:t xml:space="preserve"> Jackknife of K to check for influence of individual CPUE points.</w:t>
      </w:r>
    </w:p>
    <w:p w:rsidR="005E42FF" w:rsidRDefault="005E42FF">
      <w:pPr>
        <w:pStyle w:val="Heading2"/>
        <w:rPr>
          <w:rFonts w:ascii="Times New Roman" w:hAnsi="Times New Roman"/>
          <w:sz w:val="20"/>
          <w:szCs w:val="20"/>
        </w:rPr>
      </w:pPr>
      <w:bookmarkStart w:id="45" w:name="retrospective-hindcast"/>
      <w:bookmarkEnd w:id="45"/>
    </w:p>
    <w:p w:rsidR="005E42FF" w:rsidRDefault="00520988">
      <w:bookmarkStart w:id="46" w:name="retrospective-hindcast1"/>
      <w:bookmarkEnd w:id="46"/>
      <w:r>
        <w:rPr>
          <w:noProof/>
          <w:lang w:val="en-GB" w:eastAsia="en-GB" w:bidi="ar-SA"/>
        </w:rPr>
        <w:drawing>
          <wp:inline distT="0" distB="0" distL="114935" distR="114935">
            <wp:extent cx="5537200" cy="553720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0"/>
                    <a:stretch>
                      <a:fillRect/>
                    </a:stretch>
                  </pic:blipFill>
                  <pic:spPr bwMode="auto">
                    <a:xfrm>
                      <a:off x="0" y="0"/>
                      <a:ext cx="5537200" cy="55372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16.</w:t>
      </w:r>
      <w:proofErr w:type="gramEnd"/>
      <w:r>
        <w:rPr>
          <w:rFonts w:ascii="Times New Roman" w:hAnsi="Times New Roman"/>
          <w:sz w:val="20"/>
          <w:szCs w:val="20"/>
        </w:rPr>
        <w:t xml:space="preserve"> </w:t>
      </w:r>
      <w:proofErr w:type="spellStart"/>
      <w:r>
        <w:rPr>
          <w:rFonts w:ascii="Times New Roman" w:hAnsi="Times New Roman"/>
          <w:sz w:val="20"/>
          <w:szCs w:val="20"/>
        </w:rPr>
        <w:t>Hindcast</w:t>
      </w:r>
      <w:proofErr w:type="spellEnd"/>
      <w:r>
        <w:rPr>
          <w:rFonts w:ascii="Times New Roman" w:hAnsi="Times New Roman"/>
          <w:sz w:val="20"/>
          <w:szCs w:val="20"/>
        </w:rPr>
        <w:t xml:space="preserve"> of stock</w:t>
      </w:r>
    </w:p>
    <w:p w:rsidR="005E42FF" w:rsidRDefault="00520988">
      <w:r>
        <w:rPr>
          <w:noProof/>
          <w:lang w:val="en-GB" w:eastAsia="en-GB" w:bidi="ar-SA"/>
        </w:rPr>
        <w:lastRenderedPageBreak/>
        <w:drawing>
          <wp:inline distT="0" distB="0" distL="114935" distR="114935">
            <wp:extent cx="5537200" cy="55372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1"/>
                    <a:stretch>
                      <a:fillRect/>
                    </a:stretch>
                  </pic:blipFill>
                  <pic:spPr bwMode="auto">
                    <a:xfrm>
                      <a:off x="0" y="0"/>
                      <a:ext cx="5537200" cy="55372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vertAlign w:val="subscript"/>
        </w:rPr>
      </w:pPr>
      <w:proofErr w:type="gramStart"/>
      <w:r>
        <w:rPr>
          <w:rFonts w:ascii="Times New Roman" w:hAnsi="Times New Roman"/>
          <w:b/>
          <w:sz w:val="20"/>
          <w:szCs w:val="20"/>
        </w:rPr>
        <w:t>Figure 17.</w:t>
      </w:r>
      <w:proofErr w:type="gramEnd"/>
      <w:r>
        <w:rPr>
          <w:rFonts w:ascii="Times New Roman" w:hAnsi="Times New Roman"/>
          <w:sz w:val="20"/>
          <w:szCs w:val="20"/>
        </w:rPr>
        <w:t xml:space="preserve"> </w:t>
      </w:r>
      <w:proofErr w:type="spellStart"/>
      <w:r>
        <w:rPr>
          <w:rFonts w:ascii="Times New Roman" w:hAnsi="Times New Roman"/>
          <w:sz w:val="20"/>
          <w:szCs w:val="20"/>
        </w:rPr>
        <w:t>Hindcast</w:t>
      </w:r>
      <w:proofErr w:type="spellEnd"/>
      <w:r>
        <w:rPr>
          <w:rFonts w:ascii="Times New Roman" w:hAnsi="Times New Roman"/>
          <w:sz w:val="20"/>
          <w:szCs w:val="20"/>
        </w:rPr>
        <w:t xml:space="preserve"> of stock relative to B</w:t>
      </w:r>
      <w:r>
        <w:rPr>
          <w:rFonts w:ascii="Times New Roman" w:hAnsi="Times New Roman"/>
          <w:sz w:val="20"/>
          <w:szCs w:val="20"/>
          <w:vertAlign w:val="subscript"/>
        </w:rPr>
        <w:t>MSY</w:t>
      </w:r>
    </w:p>
    <w:p w:rsidR="005E42FF" w:rsidRDefault="00520988">
      <w:r>
        <w:rPr>
          <w:noProof/>
          <w:lang w:val="en-GB" w:eastAsia="en-GB" w:bidi="ar-SA"/>
        </w:rPr>
        <w:lastRenderedPageBreak/>
        <w:drawing>
          <wp:inline distT="0" distB="0" distL="114935" distR="114935">
            <wp:extent cx="5537200" cy="55372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2"/>
                    <a:stretch>
                      <a:fillRect/>
                    </a:stretch>
                  </pic:blipFill>
                  <pic:spPr bwMode="auto">
                    <a:xfrm>
                      <a:off x="0" y="0"/>
                      <a:ext cx="5537200" cy="55372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rPr>
      </w:pPr>
      <w:proofErr w:type="gramStart"/>
      <w:r>
        <w:rPr>
          <w:rFonts w:ascii="Times New Roman" w:hAnsi="Times New Roman"/>
          <w:b/>
          <w:sz w:val="20"/>
          <w:szCs w:val="20"/>
        </w:rPr>
        <w:t>Figure 18.</w:t>
      </w:r>
      <w:proofErr w:type="gramEnd"/>
      <w:r>
        <w:rPr>
          <w:rFonts w:ascii="Times New Roman" w:hAnsi="Times New Roman"/>
          <w:sz w:val="20"/>
          <w:szCs w:val="20"/>
        </w:rPr>
        <w:t xml:space="preserve"> </w:t>
      </w:r>
      <w:proofErr w:type="spellStart"/>
      <w:proofErr w:type="gramStart"/>
      <w:r>
        <w:rPr>
          <w:rFonts w:ascii="Times New Roman" w:hAnsi="Times New Roman"/>
          <w:sz w:val="20"/>
          <w:szCs w:val="20"/>
        </w:rPr>
        <w:t>Hindcast</w:t>
      </w:r>
      <w:proofErr w:type="spellEnd"/>
      <w:r>
        <w:rPr>
          <w:rFonts w:ascii="Times New Roman" w:hAnsi="Times New Roman"/>
          <w:sz w:val="20"/>
          <w:szCs w:val="20"/>
        </w:rPr>
        <w:t xml:space="preserve"> of harvest rate.</w:t>
      </w:r>
      <w:proofErr w:type="gramEnd"/>
      <w:r>
        <w:rPr>
          <w:rFonts w:ascii="Times New Roman" w:hAnsi="Times New Roman"/>
          <w:sz w:val="20"/>
          <w:szCs w:val="20"/>
        </w:rPr>
        <w:t xml:space="preserve"> </w:t>
      </w:r>
    </w:p>
    <w:p w:rsidR="005E42FF" w:rsidRDefault="00520988">
      <w:r>
        <w:rPr>
          <w:noProof/>
          <w:lang w:val="en-GB" w:eastAsia="en-GB" w:bidi="ar-SA"/>
        </w:rPr>
        <w:lastRenderedPageBreak/>
        <w:drawing>
          <wp:inline distT="0" distB="0" distL="114935" distR="114935">
            <wp:extent cx="5537200" cy="553720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3"/>
                    <a:stretch>
                      <a:fillRect/>
                    </a:stretch>
                  </pic:blipFill>
                  <pic:spPr bwMode="auto">
                    <a:xfrm>
                      <a:off x="0" y="0"/>
                      <a:ext cx="5537200" cy="5537200"/>
                    </a:xfrm>
                    <a:prstGeom prst="rect">
                      <a:avLst/>
                    </a:prstGeom>
                    <a:noFill/>
                    <a:ln w="9525">
                      <a:noFill/>
                      <a:miter lim="800000"/>
                      <a:headEnd/>
                      <a:tailEnd/>
                    </a:ln>
                  </pic:spPr>
                </pic:pic>
              </a:graphicData>
            </a:graphic>
          </wp:inline>
        </w:drawing>
      </w:r>
    </w:p>
    <w:p w:rsidR="005E42FF" w:rsidRDefault="00520988">
      <w:pPr>
        <w:rPr>
          <w:rFonts w:ascii="Times New Roman" w:hAnsi="Times New Roman"/>
          <w:sz w:val="20"/>
          <w:szCs w:val="20"/>
          <w:vertAlign w:val="subscript"/>
        </w:rPr>
      </w:pPr>
      <w:proofErr w:type="gramStart"/>
      <w:r>
        <w:rPr>
          <w:rFonts w:ascii="Times New Roman" w:hAnsi="Times New Roman"/>
          <w:b/>
          <w:sz w:val="20"/>
          <w:szCs w:val="20"/>
        </w:rPr>
        <w:t>Figure 19.</w:t>
      </w:r>
      <w:proofErr w:type="gramEnd"/>
      <w:r>
        <w:rPr>
          <w:rFonts w:ascii="Times New Roman" w:hAnsi="Times New Roman"/>
          <w:sz w:val="20"/>
          <w:szCs w:val="20"/>
        </w:rPr>
        <w:t xml:space="preserve"> </w:t>
      </w:r>
      <w:proofErr w:type="spellStart"/>
      <w:r>
        <w:rPr>
          <w:rFonts w:ascii="Times New Roman" w:hAnsi="Times New Roman"/>
          <w:sz w:val="20"/>
          <w:szCs w:val="20"/>
        </w:rPr>
        <w:t>Hindcast</w:t>
      </w:r>
      <w:proofErr w:type="spellEnd"/>
      <w:r>
        <w:rPr>
          <w:rFonts w:ascii="Times New Roman" w:hAnsi="Times New Roman"/>
          <w:sz w:val="20"/>
          <w:szCs w:val="20"/>
        </w:rPr>
        <w:t xml:space="preserve"> of </w:t>
      </w:r>
      <w:r>
        <w:rPr>
          <w:rFonts w:ascii="Times New Roman" w:hAnsi="Times New Roman"/>
          <w:sz w:val="20"/>
          <w:szCs w:val="20"/>
        </w:rPr>
        <w:t>harvest rate relative to F</w:t>
      </w:r>
      <w:r>
        <w:rPr>
          <w:rFonts w:ascii="Times New Roman" w:hAnsi="Times New Roman"/>
          <w:sz w:val="20"/>
          <w:szCs w:val="20"/>
          <w:vertAlign w:val="subscript"/>
        </w:rPr>
        <w:t>MSY</w:t>
      </w:r>
    </w:p>
    <w:p w:rsidR="005E42FF" w:rsidRDefault="00520988">
      <w:r>
        <w:rPr>
          <w:noProof/>
          <w:lang w:val="en-GB" w:eastAsia="en-GB" w:bidi="ar-SA"/>
        </w:rPr>
        <w:lastRenderedPageBreak/>
        <w:drawing>
          <wp:inline distT="0" distB="0" distL="114935" distR="114935">
            <wp:extent cx="5537200" cy="64643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4"/>
                    <a:stretch>
                      <a:fillRect/>
                    </a:stretch>
                  </pic:blipFill>
                  <pic:spPr bwMode="auto">
                    <a:xfrm>
                      <a:off x="0" y="0"/>
                      <a:ext cx="5537200" cy="6464300"/>
                    </a:xfrm>
                    <a:prstGeom prst="rect">
                      <a:avLst/>
                    </a:prstGeom>
                    <a:noFill/>
                    <a:ln w="9525">
                      <a:noFill/>
                      <a:miter lim="800000"/>
                      <a:headEnd/>
                      <a:tailEnd/>
                    </a:ln>
                  </pic:spPr>
                </pic:pic>
              </a:graphicData>
            </a:graphic>
          </wp:inline>
        </w:drawing>
      </w:r>
    </w:p>
    <w:p w:rsidR="005E42FF" w:rsidRDefault="00520988">
      <w:pPr>
        <w:spacing w:before="180" w:after="180"/>
        <w:ind w:left="284" w:hanging="284"/>
        <w:jc w:val="both"/>
        <w:rPr>
          <w:rFonts w:ascii="Times New Roman" w:hAnsi="Times New Roman"/>
          <w:sz w:val="20"/>
          <w:szCs w:val="20"/>
        </w:rPr>
      </w:pPr>
      <w:proofErr w:type="gramStart"/>
      <w:r>
        <w:rPr>
          <w:rFonts w:ascii="Times New Roman" w:hAnsi="Times New Roman"/>
          <w:b/>
          <w:bCs/>
          <w:sz w:val="20"/>
          <w:szCs w:val="20"/>
        </w:rPr>
        <w:t>Figure 20.</w:t>
      </w:r>
      <w:proofErr w:type="gramEnd"/>
      <w:r>
        <w:rPr>
          <w:rFonts w:ascii="Times New Roman" w:hAnsi="Times New Roman"/>
          <w:b/>
          <w:bCs/>
          <w:sz w:val="20"/>
          <w:szCs w:val="20"/>
        </w:rPr>
        <w:t xml:space="preserve"> </w:t>
      </w:r>
      <w:proofErr w:type="spellStart"/>
      <w:r>
        <w:rPr>
          <w:rFonts w:ascii="Times New Roman" w:hAnsi="Times New Roman"/>
          <w:sz w:val="20"/>
          <w:szCs w:val="20"/>
        </w:rPr>
        <w:t>Hindcast</w:t>
      </w:r>
      <w:proofErr w:type="spellEnd"/>
      <w:r>
        <w:rPr>
          <w:rFonts w:ascii="Times New Roman" w:hAnsi="Times New Roman"/>
          <w:sz w:val="20"/>
          <w:szCs w:val="20"/>
        </w:rPr>
        <w:t xml:space="preserve"> in </w:t>
      </w:r>
      <w:proofErr w:type="spellStart"/>
      <w:proofErr w:type="gramStart"/>
      <w:r>
        <w:rPr>
          <w:rFonts w:ascii="Times New Roman" w:hAnsi="Times New Roman"/>
          <w:sz w:val="20"/>
          <w:szCs w:val="20"/>
        </w:rPr>
        <w:t>kobe</w:t>
      </w:r>
      <w:proofErr w:type="spellEnd"/>
      <w:proofErr w:type="gramEnd"/>
      <w:r>
        <w:rPr>
          <w:rFonts w:ascii="Times New Roman" w:hAnsi="Times New Roman"/>
          <w:sz w:val="20"/>
          <w:szCs w:val="20"/>
        </w:rPr>
        <w:t xml:space="preserve"> phase plot form.</w:t>
      </w:r>
    </w:p>
    <w:sectPr w:rsidR="005E42FF">
      <w:headerReference w:type="default" r:id="rId35"/>
      <w:headerReference w:type="first" r:id="rId36"/>
      <w:pgSz w:w="11906" w:h="16838"/>
      <w:pgMar w:top="851" w:right="1418" w:bottom="1134" w:left="1418" w:header="0" w:footer="0" w:gutter="0"/>
      <w:cols w:space="720"/>
      <w:formProt w:val="0"/>
      <w:titlePg/>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Paul de Bruyn" w:date="2016-04-21T15:52:00Z" w:initials="PdB">
    <w:p w:rsidR="003F0B7C" w:rsidRDefault="003F0B7C">
      <w:pPr>
        <w:pStyle w:val="CommentText"/>
      </w:pPr>
      <w:r>
        <w:rPr>
          <w:rStyle w:val="CommentReference"/>
        </w:rPr>
        <w:annotationRef/>
      </w:r>
      <w:r>
        <w:t>This is the abstract…. But if you are happy, I am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0988" w:rsidRDefault="00520988">
      <w:r>
        <w:separator/>
      </w:r>
    </w:p>
  </w:endnote>
  <w:endnote w:type="continuationSeparator" w:id="0">
    <w:p w:rsidR="00520988" w:rsidRDefault="00520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panose1 w:val="02020603050405020304"/>
    <w:charset w:val="00"/>
    <w:family w:val="roman"/>
    <w:pitch w:val="variable"/>
    <w:sig w:usb0="A00002AF" w:usb1="500078FB" w:usb2="00000000" w:usb3="00000000" w:csb0="0000009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panose1 w:val="020B0604020202020204"/>
    <w:charset w:val="00"/>
    <w:family w:val="swiss"/>
    <w:pitch w:val="variable"/>
    <w:sig w:usb0="A00002AF" w:usb1="500078FB"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nsolas">
    <w:panose1 w:val="020B0609020204030204"/>
    <w:charset w:val="00"/>
    <w:family w:val="modern"/>
    <w:pitch w:val="fixed"/>
    <w:sig w:usb0="E00002FF" w:usb1="0000FCFF" w:usb2="00000001" w:usb3="00000000" w:csb0="0000019F" w:csb1="00000000"/>
  </w:font>
  <w:font w:name="Mangal">
    <w:altName w:val="Heavy Heap"/>
    <w:panose1 w:val="02040503050203030202"/>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Courier New"/>
    <w:panose1 w:val="02070409020205020404"/>
    <w:charset w:val="00"/>
    <w:family w:val="modern"/>
    <w:pitch w:val="fixed"/>
    <w:sig w:usb0="A00002AF" w:usb1="400078FB"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Footer"/>
      <w:jc w:val="center"/>
    </w:pPr>
    <w:r>
      <w:fldChar w:fldCharType="begin"/>
    </w:r>
    <w:r>
      <w:instrText>PAGE</w:instrText>
    </w:r>
    <w:r>
      <w:fldChar w:fldCharType="separate"/>
    </w:r>
    <w:r w:rsidR="00FB14C8">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0988" w:rsidRDefault="00520988">
      <w:r>
        <w:separator/>
      </w:r>
    </w:p>
  </w:footnote>
  <w:footnote w:type="continuationSeparator" w:id="0">
    <w:p w:rsidR="00520988" w:rsidRDefault="00520988">
      <w:r>
        <w:continuationSeparator/>
      </w:r>
    </w:p>
  </w:footnote>
  <w:footnote w:id="1">
    <w:p w:rsidR="005E42FF" w:rsidRDefault="00520988">
      <w:pPr>
        <w:pStyle w:val="Footnote"/>
        <w:rPr>
          <w:sz w:val="16"/>
          <w:szCs w:val="16"/>
        </w:rPr>
      </w:pPr>
      <w:r>
        <w:rPr>
          <w:sz w:val="16"/>
          <w:szCs w:val="16"/>
          <w:lang w:val="es-ES"/>
        </w:rPr>
        <w:footnoteRef/>
      </w:r>
      <w:r>
        <w:rPr>
          <w:sz w:val="16"/>
          <w:szCs w:val="16"/>
          <w:lang w:val="es-ES"/>
        </w:rPr>
        <w:tab/>
        <w:t xml:space="preserve"> ICCAT </w:t>
      </w:r>
      <w:proofErr w:type="spellStart"/>
      <w:r>
        <w:rPr>
          <w:sz w:val="16"/>
          <w:szCs w:val="16"/>
          <w:lang w:val="es-ES"/>
        </w:rPr>
        <w:t>Secretariat</w:t>
      </w:r>
      <w:proofErr w:type="spellEnd"/>
      <w:r>
        <w:rPr>
          <w:sz w:val="16"/>
          <w:szCs w:val="16"/>
          <w:lang w:val="es-ES"/>
        </w:rPr>
        <w:t xml:space="preserve">, C/Corazón de María, 8. </w:t>
      </w:r>
      <w:r>
        <w:rPr>
          <w:sz w:val="16"/>
          <w:szCs w:val="16"/>
        </w:rPr>
        <w:t xml:space="preserve">28002 Madrid, </w:t>
      </w:r>
      <w:r>
        <w:rPr>
          <w:sz w:val="16"/>
          <w:szCs w:val="16"/>
        </w:rPr>
        <w:t xml:space="preserve">Spain; Laurie.Kell@iccat.int; Phone: +34 914 165 </w:t>
      </w:r>
      <w:proofErr w:type="gramStart"/>
      <w:r>
        <w:rPr>
          <w:sz w:val="16"/>
          <w:szCs w:val="16"/>
        </w:rPr>
        <w:t>600  Fax</w:t>
      </w:r>
      <w:proofErr w:type="gramEnd"/>
      <w:r>
        <w:rPr>
          <w:sz w:val="16"/>
          <w:szCs w:val="16"/>
        </w:rPr>
        <w:t>: +34 914 152 612.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LO-Normal"/>
      <w:widowControl/>
      <w:tabs>
        <w:tab w:val="right" w:pos="9072"/>
      </w:tabs>
      <w:spacing w:line="276" w:lineRule="auto"/>
      <w:textAlignment w:val="auto"/>
      <w:rPr>
        <w:rFonts w:ascii="Arial" w:eastAsia="Arial" w:hAnsi="Arial" w:cs="Arial"/>
        <w:color w:val="000000"/>
        <w:sz w:val="20"/>
        <w:szCs w:val="20"/>
        <w:lang w:val="es-ES" w:eastAsia="es-ES" w:bidi="ar-SA"/>
      </w:rPr>
    </w:pPr>
    <w:r>
      <w:rPr>
        <w:rFonts w:ascii="Arial" w:eastAsia="Arial" w:hAnsi="Arial" w:cs="Arial"/>
        <w:color w:val="000000"/>
        <w:sz w:val="20"/>
        <w:szCs w:val="20"/>
        <w:lang w:eastAsia="es-ES" w:bidi="ar-SA"/>
      </w:rPr>
      <w:t>SCRS/2016/028</w:t>
    </w:r>
    <w:r>
      <w:rPr>
        <w:rFonts w:ascii="Arial" w:eastAsia="Arial" w:hAnsi="Arial" w:cs="Arial"/>
        <w:color w:val="000000"/>
        <w:sz w:val="20"/>
        <w:szCs w:val="20"/>
        <w:lang w:eastAsia="es-ES" w:bidi="ar-SA"/>
      </w:rPr>
      <w:tab/>
      <w:t xml:space="preserve">Collect. Vol. Sci. Pap. </w:t>
    </w:r>
    <w:r>
      <w:rPr>
        <w:rFonts w:ascii="Arial" w:eastAsia="Arial" w:hAnsi="Arial" w:cs="Arial"/>
        <w:color w:val="000000"/>
        <w:sz w:val="20"/>
        <w:szCs w:val="20"/>
        <w:lang w:val="es-ES" w:eastAsia="es-ES" w:bidi="ar-SA"/>
      </w:rPr>
      <w:t>ICCAT, 73: (2017)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LO-Normal"/>
      <w:widowControl/>
      <w:tabs>
        <w:tab w:val="right" w:pos="9072"/>
      </w:tabs>
      <w:spacing w:line="276" w:lineRule="auto"/>
      <w:textAlignment w:val="auto"/>
      <w:rPr>
        <w:rFonts w:ascii="Arial" w:eastAsia="Arial" w:hAnsi="Arial" w:cs="Arial"/>
        <w:color w:val="000000"/>
        <w:sz w:val="20"/>
        <w:szCs w:val="20"/>
        <w:lang w:val="es-ES" w:eastAsia="es-ES" w:bidi="ar-SA"/>
      </w:rPr>
    </w:pPr>
    <w:r>
      <w:rPr>
        <w:rFonts w:ascii="Arial" w:eastAsia="Arial" w:hAnsi="Arial" w:cs="Arial"/>
        <w:color w:val="000000"/>
        <w:sz w:val="20"/>
        <w:szCs w:val="20"/>
        <w:lang w:eastAsia="es-ES" w:bidi="ar-SA"/>
      </w:rPr>
      <w:t>SCRS/2016/028</w:t>
    </w:r>
    <w:r>
      <w:rPr>
        <w:rFonts w:ascii="Arial" w:eastAsia="Arial" w:hAnsi="Arial" w:cs="Arial"/>
        <w:color w:val="000000"/>
        <w:sz w:val="20"/>
        <w:szCs w:val="20"/>
        <w:lang w:eastAsia="es-ES" w:bidi="ar-SA"/>
      </w:rPr>
      <w:tab/>
      <w:t xml:space="preserve">Collect. Vol. Sci. Pap. </w:t>
    </w:r>
    <w:r>
      <w:rPr>
        <w:rFonts w:ascii="Arial" w:eastAsia="Arial" w:hAnsi="Arial" w:cs="Arial"/>
        <w:color w:val="000000"/>
        <w:sz w:val="20"/>
        <w:szCs w:val="20"/>
        <w:lang w:val="es-ES" w:eastAsia="es-ES" w:bidi="ar-SA"/>
      </w:rPr>
      <w:t>ICCAT, 73: (2017)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LO-Normal"/>
      <w:widowControl/>
      <w:tabs>
        <w:tab w:val="right" w:pos="9072"/>
      </w:tabs>
      <w:spacing w:line="276" w:lineRule="auto"/>
      <w:textAlignment w:val="auto"/>
      <w:rPr>
        <w:rFonts w:ascii="Arial" w:eastAsia="Arial" w:hAnsi="Arial" w:cs="Arial"/>
        <w:color w:val="000000"/>
        <w:sz w:val="20"/>
        <w:szCs w:val="20"/>
        <w:lang w:val="es-ES" w:eastAsia="es-ES" w:bidi="ar-SA"/>
      </w:rPr>
    </w:pPr>
    <w:r>
      <w:rPr>
        <w:rFonts w:ascii="Arial" w:eastAsia="Arial" w:hAnsi="Arial" w:cs="Arial"/>
        <w:color w:val="000000"/>
        <w:sz w:val="20"/>
        <w:szCs w:val="20"/>
        <w:lang w:eastAsia="es-ES" w:bidi="ar-SA"/>
      </w:rPr>
      <w:t>SCRS/2016/028</w:t>
    </w:r>
    <w:r>
      <w:rPr>
        <w:rFonts w:ascii="Arial" w:eastAsia="Arial" w:hAnsi="Arial" w:cs="Arial"/>
        <w:color w:val="000000"/>
        <w:sz w:val="20"/>
        <w:szCs w:val="20"/>
        <w:lang w:eastAsia="es-ES" w:bidi="ar-SA"/>
      </w:rPr>
      <w:tab/>
      <w:t>Collect. Vol. Sci. Pap</w:t>
    </w:r>
    <w:r>
      <w:rPr>
        <w:rFonts w:ascii="Arial" w:eastAsia="Arial" w:hAnsi="Arial" w:cs="Arial"/>
        <w:color w:val="000000"/>
        <w:sz w:val="20"/>
        <w:szCs w:val="20"/>
        <w:lang w:eastAsia="es-ES" w:bidi="ar-SA"/>
      </w:rPr>
      <w:t xml:space="preserve">. </w:t>
    </w:r>
    <w:r>
      <w:rPr>
        <w:rFonts w:ascii="Arial" w:eastAsia="Arial" w:hAnsi="Arial" w:cs="Arial"/>
        <w:color w:val="000000"/>
        <w:sz w:val="20"/>
        <w:szCs w:val="20"/>
        <w:lang w:val="es-ES" w:eastAsia="es-ES" w:bidi="ar-SA"/>
      </w:rPr>
      <w:t>ICCAT, 73: (2016)</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LO-Normal"/>
      <w:widowControl/>
      <w:tabs>
        <w:tab w:val="right" w:pos="9072"/>
      </w:tabs>
      <w:spacing w:line="276" w:lineRule="auto"/>
      <w:textAlignment w:val="auto"/>
      <w:rPr>
        <w:rFonts w:ascii="Arial" w:eastAsia="Arial" w:hAnsi="Arial" w:cs="Arial"/>
        <w:color w:val="000000"/>
        <w:sz w:val="20"/>
        <w:szCs w:val="20"/>
        <w:lang w:val="es-ES" w:eastAsia="es-ES" w:bidi="ar-SA"/>
      </w:rPr>
    </w:pPr>
    <w:r>
      <w:rPr>
        <w:rFonts w:ascii="Arial" w:eastAsia="Arial" w:hAnsi="Arial" w:cs="Arial"/>
        <w:color w:val="000000"/>
        <w:sz w:val="20"/>
        <w:szCs w:val="20"/>
        <w:lang w:eastAsia="es-ES" w:bidi="ar-SA"/>
      </w:rPr>
      <w:t>SCRS/2016/028</w:t>
    </w:r>
    <w:r>
      <w:rPr>
        <w:rFonts w:ascii="Arial" w:eastAsia="Arial" w:hAnsi="Arial" w:cs="Arial"/>
        <w:color w:val="000000"/>
        <w:sz w:val="20"/>
        <w:szCs w:val="20"/>
        <w:lang w:eastAsia="es-ES" w:bidi="ar-SA"/>
      </w:rPr>
      <w:tab/>
      <w:t xml:space="preserve">Collect. Vol. Sci. Pap. </w:t>
    </w:r>
    <w:r>
      <w:rPr>
        <w:rFonts w:ascii="Arial" w:eastAsia="Arial" w:hAnsi="Arial" w:cs="Arial"/>
        <w:color w:val="000000"/>
        <w:sz w:val="20"/>
        <w:szCs w:val="20"/>
        <w:lang w:val="es-ES" w:eastAsia="es-ES" w:bidi="ar-SA"/>
      </w:rPr>
      <w:t>ICCAT, 73: (2017)</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42FF" w:rsidRDefault="00520988">
    <w:pPr>
      <w:pStyle w:val="LO-Normal"/>
      <w:widowControl/>
      <w:tabs>
        <w:tab w:val="right" w:pos="9072"/>
      </w:tabs>
      <w:spacing w:line="276" w:lineRule="auto"/>
      <w:textAlignment w:val="auto"/>
      <w:rPr>
        <w:rFonts w:ascii="Arial" w:eastAsia="Arial" w:hAnsi="Arial" w:cs="Arial"/>
        <w:color w:val="000000"/>
        <w:sz w:val="20"/>
        <w:szCs w:val="20"/>
        <w:lang w:val="es-ES" w:eastAsia="es-ES" w:bidi="ar-SA"/>
      </w:rPr>
    </w:pPr>
    <w:r>
      <w:rPr>
        <w:rFonts w:ascii="Arial" w:eastAsia="Arial" w:hAnsi="Arial" w:cs="Arial"/>
        <w:color w:val="000000"/>
        <w:sz w:val="20"/>
        <w:szCs w:val="20"/>
        <w:lang w:eastAsia="es-ES" w:bidi="ar-SA"/>
      </w:rPr>
      <w:t>SCRS/2016/028</w:t>
    </w:r>
    <w:r>
      <w:rPr>
        <w:rFonts w:ascii="Arial" w:eastAsia="Arial" w:hAnsi="Arial" w:cs="Arial"/>
        <w:color w:val="000000"/>
        <w:sz w:val="20"/>
        <w:szCs w:val="20"/>
        <w:lang w:eastAsia="es-ES" w:bidi="ar-SA"/>
      </w:rPr>
      <w:tab/>
      <w:t xml:space="preserve">Collect. Vol. Sci. Pap. </w:t>
    </w:r>
    <w:r>
      <w:rPr>
        <w:rFonts w:ascii="Arial" w:eastAsia="Arial" w:hAnsi="Arial" w:cs="Arial"/>
        <w:color w:val="000000"/>
        <w:sz w:val="20"/>
        <w:szCs w:val="20"/>
        <w:lang w:val="es-ES" w:eastAsia="es-ES" w:bidi="ar-SA"/>
      </w:rPr>
      <w:t>ICCAT, 73: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7043"/>
    <w:multiLevelType w:val="multilevel"/>
    <w:tmpl w:val="12D24E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39565E97"/>
    <w:multiLevelType w:val="multilevel"/>
    <w:tmpl w:val="2CF63AD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6DB17F4E"/>
    <w:multiLevelType w:val="multilevel"/>
    <w:tmpl w:val="2E4690B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trackRevisions/>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5E42FF"/>
    <w:rsid w:val="003F0B7C"/>
    <w:rsid w:val="00520988"/>
    <w:rsid w:val="005E42FF"/>
    <w:rsid w:val="00FB14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zh-CN" w:bidi="hi-IN"/>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pPr>
    <w:rPr>
      <w:color w:val="00000A"/>
    </w:rPr>
  </w:style>
  <w:style w:type="paragraph" w:styleId="Heading1">
    <w:name w:val="heading 1"/>
    <w:basedOn w:val="Heading"/>
    <w:pPr>
      <w:outlineLvl w:val="0"/>
    </w:pPr>
    <w:rPr>
      <w:b/>
      <w:bCs/>
    </w:rPr>
  </w:style>
  <w:style w:type="paragraph" w:styleId="Heading2">
    <w:name w:val="heading 2"/>
    <w:basedOn w:val="Heading"/>
    <w:pPr>
      <w:spacing w:before="200" w:after="0"/>
      <w:outlineLvl w:val="1"/>
    </w:pPr>
    <w:rPr>
      <w:b/>
      <w:bCs/>
    </w:rPr>
  </w:style>
  <w:style w:type="paragraph" w:styleId="Heading3">
    <w:name w:val="heading 3"/>
    <w:basedOn w:val="Heading"/>
    <w:pPr>
      <w:spacing w:before="140" w:after="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Bullets">
    <w:name w:val="Bullets"/>
    <w:rPr>
      <w:rFonts w:ascii="OpenSymbol" w:eastAsia="OpenSymbol" w:hAnsi="OpenSymbol" w:cs="OpenSymbol"/>
    </w:rPr>
  </w:style>
  <w:style w:type="character" w:customStyle="1" w:styleId="FootnoteCharacters">
    <w:name w:val="Footnote Characters"/>
    <w:rPr>
      <w:sz w:val="16"/>
    </w:rPr>
  </w:style>
  <w:style w:type="character" w:customStyle="1" w:styleId="FootnoteAnchor">
    <w:name w:val="Footnote Anchor"/>
    <w:basedOn w:val="DefaultParagraphFont"/>
    <w:rPr>
      <w:sz w:val="16"/>
      <w:vertAlign w:val="superscript"/>
    </w:rPr>
  </w:style>
  <w:style w:type="character" w:customStyle="1" w:styleId="BodyTextChar">
    <w:name w:val="Body Text Char"/>
    <w:basedOn w:val="DefaultParagraphFont"/>
  </w:style>
  <w:style w:type="character" w:customStyle="1" w:styleId="VerbatimChar">
    <w:name w:val="Verbatim Char"/>
    <w:basedOn w:val="BodyTextChar"/>
    <w:rPr>
      <w:rFonts w:ascii="Consolas" w:eastAsia="Consolas" w:hAnsi="Consolas" w:cs="Consolas"/>
      <w:sz w:val="22"/>
    </w:rPr>
  </w:style>
  <w:style w:type="character" w:customStyle="1" w:styleId="HeaderChar">
    <w:name w:val="Header Char"/>
    <w:basedOn w:val="DefaultParagraphFont"/>
    <w:rPr>
      <w:rFonts w:cs="Mangal"/>
      <w:szCs w:val="21"/>
    </w:rPr>
  </w:style>
  <w:style w:type="character" w:customStyle="1" w:styleId="FooterChar">
    <w:name w:val="Footer Char"/>
    <w:basedOn w:val="DefaultParagraphFont"/>
    <w:rPr>
      <w:rFonts w:cs="Mangal"/>
      <w:szCs w:val="21"/>
    </w:rPr>
  </w:style>
  <w:style w:type="character" w:customStyle="1" w:styleId="BalloonTextChar">
    <w:name w:val="Balloon Text Char"/>
    <w:basedOn w:val="DefaultParagraphFont"/>
    <w:rPr>
      <w:rFonts w:ascii="Segoe UI" w:hAnsi="Segoe UI" w:cs="Mangal"/>
      <w:sz w:val="18"/>
      <w:szCs w:val="16"/>
    </w:rPr>
  </w:style>
  <w:style w:type="character" w:customStyle="1" w:styleId="WWCharLFO1LVL1">
    <w:name w:val="WW_CharLFO1LVL1"/>
    <w:rPr>
      <w:rFonts w:ascii="OpenSymbol" w:eastAsia="OpenSymbol" w:hAnsi="OpenSymbol" w:cs="OpenSymbol"/>
    </w:rPr>
  </w:style>
  <w:style w:type="character" w:customStyle="1" w:styleId="WWCharLFO1LVL2">
    <w:name w:val="WW_CharLFO1LVL2"/>
    <w:rPr>
      <w:rFonts w:ascii="OpenSymbol" w:eastAsia="OpenSymbol" w:hAnsi="OpenSymbol" w:cs="OpenSymbol"/>
    </w:rPr>
  </w:style>
  <w:style w:type="character" w:customStyle="1" w:styleId="WWCharLFO1LVL3">
    <w:name w:val="WW_CharLFO1LVL3"/>
    <w:rPr>
      <w:rFonts w:ascii="OpenSymbol" w:eastAsia="OpenSymbol" w:hAnsi="OpenSymbol" w:cs="OpenSymbol"/>
    </w:rPr>
  </w:style>
  <w:style w:type="character" w:customStyle="1" w:styleId="WWCharLFO1LVL4">
    <w:name w:val="WW_CharLFO1LVL4"/>
    <w:rPr>
      <w:rFonts w:ascii="OpenSymbol" w:eastAsia="OpenSymbol" w:hAnsi="OpenSymbol" w:cs="OpenSymbol"/>
    </w:rPr>
  </w:style>
  <w:style w:type="character" w:customStyle="1" w:styleId="WWCharLFO1LVL5">
    <w:name w:val="WW_CharLFO1LVL5"/>
    <w:rPr>
      <w:rFonts w:ascii="OpenSymbol" w:eastAsia="OpenSymbol" w:hAnsi="OpenSymbol" w:cs="OpenSymbol"/>
    </w:rPr>
  </w:style>
  <w:style w:type="character" w:customStyle="1" w:styleId="WWCharLFO1LVL6">
    <w:name w:val="WW_CharLFO1LVL6"/>
    <w:rPr>
      <w:rFonts w:ascii="OpenSymbol" w:eastAsia="OpenSymbol" w:hAnsi="OpenSymbol" w:cs="OpenSymbol"/>
    </w:rPr>
  </w:style>
  <w:style w:type="character" w:customStyle="1" w:styleId="WWCharLFO1LVL7">
    <w:name w:val="WW_CharLFO1LVL7"/>
    <w:rPr>
      <w:rFonts w:ascii="OpenSymbol" w:eastAsia="OpenSymbol" w:hAnsi="OpenSymbol" w:cs="OpenSymbol"/>
    </w:rPr>
  </w:style>
  <w:style w:type="character" w:customStyle="1" w:styleId="WWCharLFO1LVL8">
    <w:name w:val="WW_CharLFO1LVL8"/>
    <w:rPr>
      <w:rFonts w:ascii="OpenSymbol" w:eastAsia="OpenSymbol" w:hAnsi="OpenSymbol" w:cs="OpenSymbol"/>
    </w:rPr>
  </w:style>
  <w:style w:type="character" w:customStyle="1" w:styleId="WWCharLFO1LVL9">
    <w:name w:val="WW_CharLFO1LVL9"/>
    <w:rPr>
      <w:rFonts w:ascii="OpenSymbol" w:eastAsia="OpenSymbol" w:hAnsi="OpenSymbol" w:cs="OpenSymbol"/>
    </w:rPr>
  </w:style>
  <w:style w:type="character" w:customStyle="1" w:styleId="WWCharLFO3LVL1">
    <w:name w:val="WW_CharLFO3LVL1"/>
    <w:rPr>
      <w:rFonts w:ascii="Symbol" w:hAnsi="Symbol"/>
    </w:rPr>
  </w:style>
  <w:style w:type="character" w:customStyle="1" w:styleId="WWCharLFO3LVL2">
    <w:name w:val="WW_CharLFO3LVL2"/>
    <w:rPr>
      <w:rFonts w:ascii="Courier New" w:hAnsi="Courier New" w:cs="Courier New"/>
    </w:rPr>
  </w:style>
  <w:style w:type="character" w:customStyle="1" w:styleId="WWCharLFO3LVL3">
    <w:name w:val="WW_CharLFO3LVL3"/>
    <w:rPr>
      <w:rFonts w:ascii="Wingdings" w:hAnsi="Wingdings"/>
    </w:rPr>
  </w:style>
  <w:style w:type="character" w:customStyle="1" w:styleId="WWCharLFO3LVL4">
    <w:name w:val="WW_CharLFO3LVL4"/>
    <w:rPr>
      <w:rFonts w:ascii="Symbol" w:hAnsi="Symbol"/>
    </w:rPr>
  </w:style>
  <w:style w:type="character" w:customStyle="1" w:styleId="WWCharLFO3LVL5">
    <w:name w:val="WW_CharLFO3LVL5"/>
    <w:rPr>
      <w:rFonts w:ascii="Courier New" w:hAnsi="Courier New" w:cs="Courier New"/>
    </w:rPr>
  </w:style>
  <w:style w:type="character" w:customStyle="1" w:styleId="WWCharLFO3LVL6">
    <w:name w:val="WW_CharLFO3LVL6"/>
    <w:rPr>
      <w:rFonts w:ascii="Wingdings" w:hAnsi="Wingdings"/>
    </w:rPr>
  </w:style>
  <w:style w:type="character" w:customStyle="1" w:styleId="WWCharLFO3LVL7">
    <w:name w:val="WW_CharLFO3LVL7"/>
    <w:rPr>
      <w:rFonts w:ascii="Symbol" w:hAnsi="Symbol"/>
    </w:rPr>
  </w:style>
  <w:style w:type="character" w:customStyle="1" w:styleId="WWCharLFO3LVL8">
    <w:name w:val="WW_CharLFO3LVL8"/>
    <w:rPr>
      <w:rFonts w:ascii="Courier New" w:hAnsi="Courier New" w:cs="Courier New"/>
    </w:rPr>
  </w:style>
  <w:style w:type="character" w:customStyle="1" w:styleId="WWCharLFO3LVL9">
    <w:name w:val="WW_CharLFO3LVL9"/>
    <w:rPr>
      <w:rFonts w:ascii="Wingdings" w:hAnsi="Wingdings"/>
    </w:rPr>
  </w:style>
  <w:style w:type="character" w:customStyle="1" w:styleId="EndnoteAnchor">
    <w:name w:val="Endnote Anchor"/>
    <w:rPr>
      <w:vertAlign w:val="superscript"/>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EndnoteCharacters">
    <w:name w:val="Endnote Characters"/>
  </w:style>
  <w:style w:type="paragraph" w:customStyle="1" w:styleId="Heading">
    <w:name w:val="Heading"/>
    <w:basedOn w:val="Normal"/>
    <w:next w:val="TextBody"/>
    <w:pPr>
      <w:keepNext/>
      <w:suppressAutoHyphens/>
      <w:spacing w:before="240" w:after="120"/>
    </w:pPr>
    <w:rPr>
      <w:rFonts w:ascii="Liberation Sans" w:hAnsi="Liberation Sans"/>
      <w:sz w:val="28"/>
      <w:szCs w:val="28"/>
    </w:rPr>
  </w:style>
  <w:style w:type="paragraph" w:customStyle="1" w:styleId="TextBody">
    <w:name w:val="Text Body"/>
    <w:basedOn w:val="Normal"/>
    <w:pPr>
      <w:suppressAutoHyphens/>
      <w:spacing w:after="140" w:line="288" w:lineRule="auto"/>
    </w:pPr>
  </w:style>
  <w:style w:type="paragraph" w:styleId="List">
    <w:name w:val="List"/>
    <w:basedOn w:val="TextBody"/>
  </w:style>
  <w:style w:type="paragraph" w:styleId="Caption">
    <w:name w:val="caption"/>
    <w:basedOn w:val="Normal"/>
    <w:pPr>
      <w:suppressLineNumbers/>
      <w:suppressAutoHyphens/>
      <w:spacing w:before="120" w:after="120"/>
    </w:pPr>
    <w:rPr>
      <w:i/>
      <w:iCs/>
    </w:rPr>
  </w:style>
  <w:style w:type="paragraph" w:customStyle="1" w:styleId="Index">
    <w:name w:val="Index"/>
    <w:basedOn w:val="Normal"/>
    <w:pPr>
      <w:suppressLineNumbers/>
      <w:suppressAutoHyphens/>
    </w:pPr>
  </w:style>
  <w:style w:type="paragraph" w:customStyle="1" w:styleId="LO-Normal">
    <w:name w:val="LO-Normal"/>
    <w:pPr>
      <w:widowControl w:val="0"/>
      <w:pBdr>
        <w:top w:val="nil"/>
        <w:left w:val="nil"/>
        <w:bottom w:val="nil"/>
        <w:right w:val="nil"/>
      </w:pBdr>
    </w:pPr>
    <w:rPr>
      <w:color w:val="00000A"/>
      <w:shd w:val="clear" w:color="auto" w:fill="FFFFFF"/>
    </w:rPr>
  </w:style>
  <w:style w:type="paragraph" w:customStyle="1" w:styleId="PreformattedText">
    <w:name w:val="Preformatted Text"/>
    <w:basedOn w:val="Normal"/>
    <w:pPr>
      <w:suppressAutoHyphens/>
    </w:pPr>
    <w:rPr>
      <w:rFonts w:ascii="Liberation Mono" w:hAnsi="Liberation Mono" w:cs="Liberation Mono"/>
      <w:sz w:val="20"/>
      <w:szCs w:val="20"/>
    </w:rPr>
  </w:style>
  <w:style w:type="paragraph" w:customStyle="1" w:styleId="Quotations">
    <w:name w:val="Quotations"/>
    <w:basedOn w:val="Normal"/>
    <w:pPr>
      <w:suppressAutoHyphens/>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after="0"/>
      <w:jc w:val="center"/>
    </w:pPr>
    <w:rPr>
      <w:sz w:val="36"/>
      <w:szCs w:val="36"/>
    </w:rPr>
  </w:style>
  <w:style w:type="paragraph" w:customStyle="1" w:styleId="Footnote">
    <w:name w:val="Footnote"/>
    <w:basedOn w:val="Normal"/>
    <w:pPr>
      <w:suppressLineNumbers/>
      <w:suppressAutoHyphens/>
      <w:ind w:left="339" w:hanging="339"/>
    </w:pPr>
    <w:rPr>
      <w:sz w:val="20"/>
      <w:szCs w:val="20"/>
    </w:rPr>
  </w:style>
  <w:style w:type="paragraph" w:styleId="NormalWeb">
    <w:name w:val="Normal (Web)"/>
    <w:basedOn w:val="Normal"/>
    <w:pPr>
      <w:suppressAutoHyphens/>
      <w:spacing w:before="280" w:after="280"/>
    </w:pPr>
  </w:style>
  <w:style w:type="paragraph" w:customStyle="1" w:styleId="SourceCode">
    <w:name w:val="Source Code"/>
    <w:basedOn w:val="Normal"/>
    <w:pPr>
      <w:shd w:val="clear" w:color="auto" w:fill="F8F8F8"/>
      <w:suppressAutoHyphens/>
    </w:pPr>
  </w:style>
  <w:style w:type="paragraph" w:styleId="Header">
    <w:name w:val="header"/>
    <w:basedOn w:val="LO-Normal"/>
    <w:pPr>
      <w:tabs>
        <w:tab w:val="center" w:pos="4252"/>
        <w:tab w:val="right" w:pos="8504"/>
      </w:tabs>
      <w:suppressAutoHyphens/>
    </w:pPr>
    <w:rPr>
      <w:rFonts w:cs="Mangal"/>
      <w:szCs w:val="21"/>
    </w:rPr>
  </w:style>
  <w:style w:type="paragraph" w:styleId="Footer">
    <w:name w:val="footer"/>
    <w:basedOn w:val="LO-Normal"/>
    <w:pPr>
      <w:tabs>
        <w:tab w:val="center" w:pos="4252"/>
        <w:tab w:val="right" w:pos="8504"/>
      </w:tabs>
      <w:suppressAutoHyphens/>
    </w:pPr>
    <w:rPr>
      <w:rFonts w:cs="Mangal"/>
      <w:szCs w:val="21"/>
    </w:rPr>
  </w:style>
  <w:style w:type="paragraph" w:styleId="BalloonText">
    <w:name w:val="Balloon Text"/>
    <w:basedOn w:val="LO-Normal"/>
    <w:pPr>
      <w:suppressAutoHyphens/>
    </w:pPr>
    <w:rPr>
      <w:rFonts w:ascii="Segoe UI" w:hAnsi="Segoe UI" w:cs="Mangal"/>
      <w:sz w:val="18"/>
      <w:szCs w:val="16"/>
    </w:rPr>
  </w:style>
  <w:style w:type="character" w:styleId="CommentReference">
    <w:name w:val="annotation reference"/>
    <w:basedOn w:val="DefaultParagraphFont"/>
    <w:uiPriority w:val="99"/>
    <w:semiHidden/>
    <w:unhideWhenUsed/>
    <w:rsid w:val="003F0B7C"/>
    <w:rPr>
      <w:sz w:val="16"/>
      <w:szCs w:val="16"/>
    </w:rPr>
  </w:style>
  <w:style w:type="paragraph" w:styleId="CommentText">
    <w:name w:val="annotation text"/>
    <w:basedOn w:val="Normal"/>
    <w:link w:val="CommentTextChar"/>
    <w:uiPriority w:val="99"/>
    <w:semiHidden/>
    <w:unhideWhenUsed/>
    <w:rsid w:val="003F0B7C"/>
    <w:rPr>
      <w:rFonts w:cs="Mangal"/>
      <w:sz w:val="20"/>
      <w:szCs w:val="18"/>
    </w:rPr>
  </w:style>
  <w:style w:type="character" w:customStyle="1" w:styleId="CommentTextChar">
    <w:name w:val="Comment Text Char"/>
    <w:basedOn w:val="DefaultParagraphFont"/>
    <w:link w:val="CommentText"/>
    <w:uiPriority w:val="99"/>
    <w:semiHidden/>
    <w:rsid w:val="003F0B7C"/>
    <w:rPr>
      <w:rFonts w:cs="Mangal"/>
      <w:color w:val="00000A"/>
      <w:sz w:val="20"/>
      <w:szCs w:val="18"/>
    </w:rPr>
  </w:style>
  <w:style w:type="paragraph" w:styleId="CommentSubject">
    <w:name w:val="annotation subject"/>
    <w:basedOn w:val="CommentText"/>
    <w:next w:val="CommentText"/>
    <w:link w:val="CommentSubjectChar"/>
    <w:uiPriority w:val="99"/>
    <w:semiHidden/>
    <w:unhideWhenUsed/>
    <w:rsid w:val="003F0B7C"/>
    <w:rPr>
      <w:b/>
      <w:bCs/>
    </w:rPr>
  </w:style>
  <w:style w:type="character" w:customStyle="1" w:styleId="CommentSubjectChar">
    <w:name w:val="Comment Subject Char"/>
    <w:basedOn w:val="CommentTextChar"/>
    <w:link w:val="CommentSubject"/>
    <w:uiPriority w:val="99"/>
    <w:semiHidden/>
    <w:rsid w:val="003F0B7C"/>
    <w:rPr>
      <w:rFonts w:cs="Mangal"/>
      <w:b/>
      <w:bCs/>
      <w:color w:val="00000A"/>
      <w:sz w:val="20"/>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 Id="rId8" Type="http://schemas.openxmlformats.org/officeDocument/2006/relationships/header" Target="header1.xm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21</Pages>
  <Words>2101</Words>
  <Characters>11977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 Campoy</dc:creator>
  <cp:lastModifiedBy>Paul de Bruyn</cp:lastModifiedBy>
  <cp:revision>3</cp:revision>
  <cp:lastPrinted>2016-01-29T13:50:00Z</cp:lastPrinted>
  <dcterms:created xsi:type="dcterms:W3CDTF">2016-01-29T14:07:00Z</dcterms:created>
  <dcterms:modified xsi:type="dcterms:W3CDTF">2016-04-21T14:04:00Z</dcterms:modified>
  <dc:language>en-US</dc:language>
</cp:coreProperties>
</file>